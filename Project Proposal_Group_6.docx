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OrganLink Heroes : Global Organ Donation and Allocation Application</w:t>
      </w:r>
    </w:p>
    <w:p w:rsidR="00000000" w:rsidDel="00000000" w:rsidP="00000000" w:rsidRDefault="00000000" w:rsidRPr="00000000" w14:paraId="00000002">
      <w:pPr>
        <w:spacing w:after="240" w:before="240" w:lineRule="auto"/>
        <w:jc w:val="both"/>
        <w:rPr>
          <w:b w:val="1"/>
          <w:bCs w:val="1"/>
          <w:color w:val="252424"/>
          <w:highlight w:val="white"/>
        </w:rPr>
      </w:pPr>
      <w:r w:rsidDel="00000000" w:rsidR="00000000" w:rsidRPr="00000000">
        <w:rPr>
          <w:b w:val="1"/>
          <w:bCs w:val="1"/>
          <w:rtl w:val="0"/>
        </w:rPr>
        <w:t xml:space="preserve">INFO 5100: Final Project</w:t>
        <w:br w:type="textWrapping"/>
        <w:t xml:space="preserve">Group 6: </w:t>
      </w:r>
      <w:r w:rsidDel="00000000" w:rsidR="00000000" w:rsidRPr="00000000">
        <w:rPr>
          <w:b w:val="1"/>
          <w:bCs w:val="1"/>
          <w:color w:val="252424"/>
          <w:highlight w:val="white"/>
          <w:rtl w:val="0"/>
        </w:rPr>
        <w:t xml:space="preserve">Hao-Chun Hsieh,Ing-Ruei Huang,Shuai Zhang,Wan Yu Chiu</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TA: Hu Liu</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both"/>
        <w:rPr>
          <w:b w:val="1"/>
          <w:bCs w:val="1"/>
          <w:sz w:val="46"/>
          <w:szCs w:val="46"/>
        </w:rPr>
      </w:pPr>
      <w:bookmarkStart w:colFirst="0" w:colLast="0" w:name="_wulhoaqca1b9"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global health system faces a severe challenge—organ demand dramatically exceeds organ supply. Thousands of patients die each year while waiting for transplants, and the shortages are even more acute in low-income regions where medical infrastructure limitations worsen inequities. Compounding this issue is the existence of illegal organ trafficking networks, which exploit vulnerable populations and undermine ethical medical practices.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Meanwhile, countries such as the United States, Spain, and South Korea have developed advanced organ donation systems and have large populations of willing donors. These nations can play a crucial role in improving global organ allocation if a coordinated, ethical, tech-driven system is established.</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OrganLink Heroes</w:t>
      </w:r>
      <w:r w:rsidDel="00000000" w:rsidR="00000000" w:rsidRPr="00000000">
        <w:rPr>
          <w:rtl w:val="0"/>
        </w:rPr>
        <w:t xml:space="preserve"> aims to bridge these gaps. Our application is designed to streamline global organ donation requests, ensure safe verification and matching, and coordinate transportation and storage using modern medical technologies and secure digital infrastructure.</w:t>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both"/>
        <w:rPr>
          <w:b w:val="1"/>
          <w:bCs w:val="1"/>
          <w:sz w:val="46"/>
          <w:szCs w:val="46"/>
        </w:rPr>
      </w:pPr>
      <w:bookmarkStart w:colFirst="0" w:colLast="0" w:name="_tm1jk5sfv3rc" w:id="1"/>
      <w:bookmarkEnd w:id="1"/>
      <w:r w:rsidDel="00000000" w:rsidR="00000000" w:rsidRPr="00000000">
        <w:rPr>
          <w:b w:val="1"/>
          <w:bCs w:val="1"/>
          <w:sz w:val="46"/>
          <w:szCs w:val="46"/>
          <w:rtl w:val="0"/>
        </w:rPr>
        <w:t xml:space="preserve">Problem Statement</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How can we design a scalable and ethically compliant global platform that connects organ donors, transplant centers, and patients, reduces black market dependency, increases transparency, and ensures reliable transportation and medical quality control?</w:t>
      </w:r>
    </w:p>
    <w:p w:rsidR="00000000" w:rsidDel="00000000" w:rsidP="00000000" w:rsidRDefault="00000000" w:rsidRPr="00000000" w14:paraId="000000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both"/>
        <w:rPr>
          <w:b w:val="1"/>
          <w:bCs w:val="1"/>
          <w:sz w:val="46"/>
          <w:szCs w:val="46"/>
        </w:rPr>
      </w:pPr>
      <w:bookmarkStart w:colFirst="0" w:colLast="0" w:name="_nii9gw3b3bpu" w:id="2"/>
      <w:bookmarkEnd w:id="2"/>
      <w:r w:rsidDel="00000000" w:rsidR="00000000" w:rsidRPr="00000000">
        <w:rPr>
          <w:b w:val="1"/>
          <w:bCs w:val="1"/>
          <w:sz w:val="46"/>
          <w:szCs w:val="46"/>
          <w:rtl w:val="0"/>
        </w:rPr>
        <w:t xml:space="preserve">Solution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OrganLink Heroes is a secure, user-friendly, globally scalable platform that connects verified organ donors, beneficiaries, hospitals, and regulatory agencies. It addresses the challenges of organ availability, ethical compliance, cross-border transport, allocation fairness, and logistics.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platform’s modular design enables seamless operation across regions with differing medical infrastructures, creating a flexible system capable of combating illegal organ trade while improving legitimate transplant access.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5hecuh0kian" w:id="3"/>
      <w:bookmarkEnd w:id="3"/>
      <w:r w:rsidDel="00000000" w:rsidR="00000000" w:rsidRPr="00000000">
        <w:rPr>
          <w:b w:val="1"/>
          <w:bCs w:val="1"/>
          <w:sz w:val="46"/>
          <w:szCs w:val="46"/>
          <w:rtl w:val="0"/>
        </w:rPr>
        <w:t xml:space="preserve">Assumptions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To enable OrganLink Heroes' global operations, the system is built upon the following assumptions:</w:t>
      </w:r>
    </w:p>
    <w:p w:rsidR="00000000" w:rsidDel="00000000" w:rsidP="00000000" w:rsidRDefault="00000000" w:rsidRPr="00000000" w14:paraId="00000013">
      <w:pPr>
        <w:numPr>
          <w:ilvl w:val="0"/>
          <w:numId w:val="25"/>
        </w:numPr>
        <w:spacing w:after="0" w:afterAutospacing="0" w:before="240" w:lineRule="auto"/>
        <w:ind w:left="720" w:hanging="360"/>
      </w:pPr>
      <w:r w:rsidDel="00000000" w:rsidR="00000000" w:rsidRPr="00000000">
        <w:rPr>
          <w:b w:val="1"/>
          <w:bCs w:val="1"/>
          <w:rtl w:val="0"/>
        </w:rPr>
        <w:t xml:space="preserve">Global Organ Exchange Framework</w:t>
      </w:r>
      <w:r w:rsidDel="00000000" w:rsidR="00000000" w:rsidRPr="00000000">
        <w:rPr>
          <w:rtl w:val="0"/>
        </w:rPr>
        <w:t xml:space="preserve">: Participating countries agree to ethically regulated, government-approved cross-border organ exchange.</w:t>
      </w:r>
    </w:p>
    <w:p w:rsidR="00000000" w:rsidDel="00000000" w:rsidP="00000000" w:rsidRDefault="00000000" w:rsidRPr="00000000" w14:paraId="00000014">
      <w:pPr>
        <w:numPr>
          <w:ilvl w:val="0"/>
          <w:numId w:val="25"/>
        </w:numPr>
        <w:spacing w:after="0" w:afterAutospacing="0" w:before="0" w:beforeAutospacing="0" w:lineRule="auto"/>
        <w:ind w:left="720" w:hanging="360"/>
      </w:pPr>
      <w:r w:rsidDel="00000000" w:rsidR="00000000" w:rsidRPr="00000000">
        <w:rPr>
          <w:b w:val="1"/>
          <w:bCs w:val="1"/>
          <w:rtl w:val="0"/>
        </w:rPr>
        <w:t xml:space="preserve">International Funding</w:t>
      </w:r>
      <w:r w:rsidDel="00000000" w:rsidR="00000000" w:rsidRPr="00000000">
        <w:rPr>
          <w:rtl w:val="0"/>
        </w:rPr>
        <w:t xml:space="preserve">: Organ transport, storage, and preservation costs are subsidized by an international health agreement.</w:t>
      </w:r>
    </w:p>
    <w:p w:rsidR="00000000" w:rsidDel="00000000" w:rsidP="00000000" w:rsidRDefault="00000000" w:rsidRPr="00000000" w14:paraId="00000015">
      <w:pPr>
        <w:numPr>
          <w:ilvl w:val="0"/>
          <w:numId w:val="25"/>
        </w:numPr>
        <w:spacing w:after="0" w:afterAutospacing="0" w:before="0" w:beforeAutospacing="0" w:lineRule="auto"/>
        <w:ind w:left="720" w:hanging="360"/>
      </w:pPr>
      <w:r w:rsidDel="00000000" w:rsidR="00000000" w:rsidRPr="00000000">
        <w:rPr>
          <w:b w:val="1"/>
          <w:bCs w:val="1"/>
          <w:rtl w:val="0"/>
        </w:rPr>
        <w:t xml:space="preserve">Hospital Integration</w:t>
      </w:r>
      <w:r w:rsidDel="00000000" w:rsidR="00000000" w:rsidRPr="00000000">
        <w:rPr>
          <w:rtl w:val="0"/>
        </w:rPr>
        <w:t xml:space="preserve">: Transplant centers worldwide can join the OrganLink Heroes network and receive standardized training.</w:t>
      </w:r>
    </w:p>
    <w:p w:rsidR="00000000" w:rsidDel="00000000" w:rsidP="00000000" w:rsidRDefault="00000000" w:rsidRPr="00000000" w14:paraId="00000016">
      <w:pPr>
        <w:numPr>
          <w:ilvl w:val="0"/>
          <w:numId w:val="25"/>
        </w:numPr>
        <w:spacing w:after="240" w:before="0" w:beforeAutospacing="0" w:lineRule="auto"/>
        <w:ind w:left="720" w:hanging="360"/>
      </w:pPr>
      <w:r w:rsidDel="00000000" w:rsidR="00000000" w:rsidRPr="00000000">
        <w:rPr>
          <w:b w:val="1"/>
          <w:bCs w:val="1"/>
          <w:rtl w:val="0"/>
        </w:rPr>
        <w:t xml:space="preserve">Legal Verification</w:t>
      </w:r>
      <w:r w:rsidDel="00000000" w:rsidR="00000000" w:rsidRPr="00000000">
        <w:rPr>
          <w:rtl w:val="0"/>
        </w:rPr>
        <w:t xml:space="preserve">: All donations must pass government and medical verification to prevent coercion and trafficking.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o1joq4xqfyqj" w:id="4"/>
      <w:bookmarkEnd w:id="4"/>
      <w:r w:rsidDel="00000000" w:rsidR="00000000" w:rsidRPr="00000000">
        <w:rPr>
          <w:b w:val="1"/>
          <w:bCs w:val="1"/>
          <w:sz w:val="46"/>
          <w:szCs w:val="46"/>
          <w:rtl w:val="0"/>
        </w:rPr>
        <w:t xml:space="preserve">User Characteristics</w:t>
      </w:r>
    </w:p>
    <w:p w:rsidR="00000000" w:rsidDel="00000000" w:rsidP="00000000" w:rsidRDefault="00000000" w:rsidRPr="00000000" w14:paraId="00000019">
      <w:pPr>
        <w:spacing w:after="240" w:before="240" w:lineRule="auto"/>
        <w:rPr/>
      </w:pPr>
      <w:r w:rsidDel="00000000" w:rsidR="00000000" w:rsidRPr="00000000">
        <w:rPr>
          <w:rtl w:val="0"/>
        </w:rPr>
        <w:t xml:space="preserve">OrganLink Heroes supports the following users:</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Donors</w:t>
      </w:r>
      <w:r w:rsidDel="00000000" w:rsidR="00000000" w:rsidRPr="00000000">
        <w:rPr>
          <w:rtl w:val="0"/>
        </w:rPr>
        <w:t xml:space="preserve">: Verified living donors (kidney, partial liver) or registrants for post-mortem donation.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Beneficiaries</w:t>
      </w:r>
      <w:r w:rsidDel="00000000" w:rsidR="00000000" w:rsidRPr="00000000">
        <w:rPr>
          <w:rtl w:val="0"/>
        </w:rPr>
        <w:t xml:space="preserve">: Patients on recognized organ waiting lists with verified medical prescriptions.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Medical Professionals</w:t>
      </w:r>
      <w:r w:rsidDel="00000000" w:rsidR="00000000" w:rsidRPr="00000000">
        <w:rPr>
          <w:rtl w:val="0"/>
        </w:rPr>
        <w:t xml:space="preserve">: Transplant coordinators, surgeons, and hospital staff handling the donation lifecycle.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oj2mze1t6ii5" w:id="5"/>
      <w:bookmarkEnd w:id="5"/>
      <w:r w:rsidDel="00000000" w:rsidR="00000000" w:rsidRPr="00000000">
        <w:rPr>
          <w:b w:val="1"/>
          <w:bCs w:val="1"/>
          <w:sz w:val="46"/>
          <w:szCs w:val="46"/>
          <w:rtl w:val="0"/>
        </w:rPr>
        <w:t xml:space="preserve">Key Features</w:t>
      </w:r>
    </w:p>
    <w:p w:rsidR="00000000" w:rsidDel="00000000" w:rsidP="00000000" w:rsidRDefault="00000000" w:rsidRPr="00000000" w14:paraId="0000001F">
      <w:pPr>
        <w:numPr>
          <w:ilvl w:val="0"/>
          <w:numId w:val="18"/>
        </w:numPr>
        <w:spacing w:after="0" w:afterAutospacing="0" w:before="240" w:lineRule="auto"/>
        <w:ind w:left="720" w:hanging="360"/>
      </w:pPr>
      <w:r w:rsidDel="00000000" w:rsidR="00000000" w:rsidRPr="00000000">
        <w:rPr>
          <w:b w:val="1"/>
          <w:bCs w:val="1"/>
          <w:rtl w:val="0"/>
        </w:rPr>
        <w:t xml:space="preserve">Ethical Onboarding &amp; Verification</w:t>
        <w:br w:type="textWrapping"/>
      </w:r>
      <w:r w:rsidDel="00000000" w:rsidR="00000000" w:rsidRPr="00000000">
        <w:rPr>
          <w:rtl w:val="0"/>
        </w:rPr>
        <w:t xml:space="preserve"> Donors and recipients undergo identity checks, medical document verification, and consent validation.</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b w:val="1"/>
          <w:bCs w:val="1"/>
          <w:rtl w:val="0"/>
        </w:rPr>
        <w:t xml:space="preserve">Donor Workflow</w:t>
        <w:br w:type="textWrapping"/>
      </w:r>
      <w:r w:rsidDel="00000000" w:rsidR="00000000" w:rsidRPr="00000000">
        <w:rPr>
          <w:rtl w:val="0"/>
        </w:rPr>
        <w:t xml:space="preserve"> Donors submit medical information, location, organ type, and legal consent. Living donors undergo medical eligibility screening.</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b w:val="1"/>
          <w:bCs w:val="1"/>
          <w:rtl w:val="0"/>
        </w:rPr>
        <w:t xml:space="preserve">Recipient Workflow</w:t>
        <w:br w:type="textWrapping"/>
      </w:r>
      <w:r w:rsidDel="00000000" w:rsidR="00000000" w:rsidRPr="00000000">
        <w:rPr>
          <w:rtl w:val="0"/>
        </w:rPr>
        <w:t xml:space="preserve"> Beneficiaries provide medical prescriptions, urgency level, location, and organ type needed. They are matched with compatible donors and hospitals.</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b w:val="1"/>
          <w:bCs w:val="1"/>
          <w:rtl w:val="0"/>
        </w:rPr>
        <w:t xml:space="preserve">Secure Case Management</w:t>
        <w:br w:type="textWrapping"/>
      </w:r>
      <w:r w:rsidDel="00000000" w:rsidR="00000000" w:rsidRPr="00000000">
        <w:rPr>
          <w:rtl w:val="0"/>
        </w:rPr>
        <w:t xml:space="preserve"> Each organ request is assigned a certified case manager who oversees verification, medical coordination, logistics, and communication.</w:t>
      </w:r>
    </w:p>
    <w:p w:rsidR="00000000" w:rsidDel="00000000" w:rsidP="00000000" w:rsidRDefault="00000000" w:rsidRPr="00000000" w14:paraId="00000023">
      <w:pPr>
        <w:numPr>
          <w:ilvl w:val="0"/>
          <w:numId w:val="18"/>
        </w:numPr>
        <w:spacing w:after="240" w:before="0" w:beforeAutospacing="0" w:lineRule="auto"/>
        <w:ind w:left="720" w:hanging="360"/>
      </w:pPr>
      <w:r w:rsidDel="00000000" w:rsidR="00000000" w:rsidRPr="00000000">
        <w:rPr>
          <w:b w:val="1"/>
          <w:bCs w:val="1"/>
          <w:rtl w:val="0"/>
        </w:rPr>
        <w:t xml:space="preserve">Anti–Organ-Trafficking Protection</w:t>
        <w:br w:type="textWrapping"/>
      </w:r>
      <w:r w:rsidDel="00000000" w:rsidR="00000000" w:rsidRPr="00000000">
        <w:rPr>
          <w:rtl w:val="0"/>
        </w:rPr>
        <w:t xml:space="preserve"> AI-powered monitoring alerts government agencies to suspicious activity.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pPr>
      <w:bookmarkStart w:colFirst="0" w:colLast="0" w:name="_5snzncz4nkit" w:id="6"/>
      <w:bookmarkEnd w:id="6"/>
      <w:r w:rsidDel="00000000" w:rsidR="00000000" w:rsidRPr="00000000">
        <w:rPr>
          <w:b w:val="1"/>
          <w:bCs w:val="1"/>
          <w:sz w:val="46"/>
          <w:szCs w:val="46"/>
          <w:rtl w:val="0"/>
        </w:rPr>
        <w:t xml:space="preserve">Operational Workflow : clear work request  between organization and enterprise</w: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3f7yvk9qqp8" w:id="7"/>
      <w:bookmarkEnd w:id="7"/>
      <w:r w:rsidDel="00000000" w:rsidR="00000000" w:rsidRPr="00000000">
        <w:rPr>
          <w:b w:val="1"/>
          <w:bCs w:val="1"/>
          <w:sz w:val="34"/>
          <w:szCs w:val="34"/>
          <w:rtl w:val="0"/>
        </w:rPr>
        <w:t xml:space="preserve">Workflow 1: Donor Registration &amp; Verification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Step 1:</w:t>
      </w:r>
      <w:r w:rsidDel="00000000" w:rsidR="00000000" w:rsidRPr="00000000">
        <w:rPr>
          <w:rtl w:val="0"/>
        </w:rPr>
        <w:t xml:space="preserve"> Donor visits OrganLink Heroes website/app and clicks "Register as Donor"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Step 2:</w:t>
      </w:r>
      <w:r w:rsidDel="00000000" w:rsidR="00000000" w:rsidRPr="00000000">
        <w:rPr>
          <w:rtl w:val="0"/>
        </w:rPr>
        <w:t xml:space="preserve"> Donor selects donation type: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Living donation (kidney, partial liver)</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Post-mortem donation (all organs)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Step 3:</w:t>
      </w:r>
      <w:r w:rsidDel="00000000" w:rsidR="00000000" w:rsidRPr="00000000">
        <w:rPr>
          <w:rtl w:val="0"/>
        </w:rPr>
        <w:t xml:space="preserve"> Donor fills out registration form:</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Personal information (name, DOB, contact)</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Medical history questionnaire</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Blood type and basic health metrics</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Consent acknowledgment and digital signature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Step 4:</w:t>
      </w:r>
      <w:r w:rsidDel="00000000" w:rsidR="00000000" w:rsidRPr="00000000">
        <w:rPr>
          <w:rtl w:val="0"/>
        </w:rPr>
        <w:t xml:space="preserve"> Donor uploads required documents:</w:t>
      </w:r>
    </w:p>
    <w:p w:rsidR="00000000" w:rsidDel="00000000" w:rsidP="00000000" w:rsidRDefault="00000000" w:rsidRPr="00000000" w14:paraId="00000031">
      <w:pPr>
        <w:numPr>
          <w:ilvl w:val="0"/>
          <w:numId w:val="30"/>
        </w:numPr>
        <w:spacing w:after="0" w:afterAutospacing="0" w:before="240" w:lineRule="auto"/>
        <w:ind w:left="720" w:hanging="360"/>
      </w:pPr>
      <w:r w:rsidDel="00000000" w:rsidR="00000000" w:rsidRPr="00000000">
        <w:rPr>
          <w:rtl w:val="0"/>
        </w:rPr>
        <w:t xml:space="preserve">Government-issued ID</w:t>
      </w:r>
    </w:p>
    <w:p w:rsidR="00000000" w:rsidDel="00000000" w:rsidP="00000000" w:rsidRDefault="00000000" w:rsidRPr="00000000" w14:paraId="00000032">
      <w:pPr>
        <w:numPr>
          <w:ilvl w:val="0"/>
          <w:numId w:val="30"/>
        </w:numPr>
        <w:spacing w:after="0" w:afterAutospacing="0" w:before="0" w:beforeAutospacing="0" w:lineRule="auto"/>
        <w:ind w:left="720" w:hanging="360"/>
      </w:pPr>
      <w:r w:rsidDel="00000000" w:rsidR="00000000" w:rsidRPr="00000000">
        <w:rPr>
          <w:rtl w:val="0"/>
        </w:rPr>
        <w:t xml:space="preserve">Medical records or recent health checkup</w:t>
      </w:r>
    </w:p>
    <w:p w:rsidR="00000000" w:rsidDel="00000000" w:rsidP="00000000" w:rsidRDefault="00000000" w:rsidRPr="00000000" w14:paraId="00000033">
      <w:pPr>
        <w:numPr>
          <w:ilvl w:val="0"/>
          <w:numId w:val="30"/>
        </w:numPr>
        <w:spacing w:after="240" w:before="0" w:beforeAutospacing="0" w:lineRule="auto"/>
        <w:ind w:left="720" w:hanging="360"/>
      </w:pPr>
      <w:r w:rsidDel="00000000" w:rsidR="00000000" w:rsidRPr="00000000">
        <w:rPr>
          <w:rtl w:val="0"/>
        </w:rPr>
        <w:t xml:space="preserve">Consent form (notarized if required by jurisdiction)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Step 5:</w:t>
      </w:r>
      <w:r w:rsidDel="00000000" w:rsidR="00000000" w:rsidRPr="00000000">
        <w:rPr>
          <w:rtl w:val="0"/>
        </w:rPr>
        <w:t xml:space="preserve"> System sends verification request to registered medical institution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Step 6:</w:t>
      </w:r>
      <w:r w:rsidDel="00000000" w:rsidR="00000000" w:rsidRPr="00000000">
        <w:rPr>
          <w:rtl w:val="0"/>
        </w:rPr>
        <w:t xml:space="preserve"> </w:t>
      </w:r>
      <w:ins w:author="Rex Huang" w:id="0" w:date="2025-12-01T01:06:37Z">
        <w:r w:rsidDel="00000000" w:rsidR="00000000" w:rsidRPr="00000000">
          <w:rPr>
            <w:rtl w:val="0"/>
          </w:rPr>
          <w:t xml:space="preserve">Government Role</w:t>
        </w:r>
      </w:ins>
      <w:del w:author="Rex Huang" w:id="0" w:date="2025-12-01T01:06:37Z">
        <w:r w:rsidDel="00000000" w:rsidR="00000000" w:rsidRPr="00000000">
          <w:rPr>
            <w:rtl w:val="0"/>
          </w:rPr>
          <w:delText xml:space="preserve">Medical professional</w:delText>
        </w:r>
      </w:del>
      <w:r w:rsidDel="00000000" w:rsidR="00000000" w:rsidRPr="00000000">
        <w:rPr>
          <w:rtl w:val="0"/>
        </w:rPr>
        <w:t xml:space="preserve"> reviews donor application:</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rtl w:val="0"/>
        </w:rPr>
        <w:t xml:space="preserve">Validates medical suitability</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Conducts video interview or in-person screening</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Approves or requests additional testing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Step 7:</w:t>
      </w:r>
      <w:r w:rsidDel="00000000" w:rsidR="00000000" w:rsidRPr="00000000">
        <w:rPr>
          <w:rtl w:val="0"/>
        </w:rPr>
        <w:t xml:space="preserve"> Donor receives approval notification via email/SMS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Step 8:</w:t>
      </w:r>
      <w:r w:rsidDel="00000000" w:rsidR="00000000" w:rsidRPr="00000000">
        <w:rPr>
          <w:rtl w:val="0"/>
        </w:rPr>
        <w:t xml:space="preserve"> Donor profile becomes active in matching database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mx5gtv5975h" w:id="8"/>
      <w:bookmarkEnd w:id="8"/>
      <w:r w:rsidDel="00000000" w:rsidR="00000000" w:rsidRPr="00000000">
        <w:rPr>
          <w:b w:val="1"/>
          <w:bCs w:val="1"/>
          <w:sz w:val="34"/>
          <w:szCs w:val="34"/>
          <w:rtl w:val="0"/>
        </w:rPr>
        <w:t xml:space="preserve">Workflow 2: Beneficiary (Patient) Registration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Step 1:</w:t>
      </w:r>
      <w:r w:rsidDel="00000000" w:rsidR="00000000" w:rsidRPr="00000000">
        <w:rPr>
          <w:rtl w:val="0"/>
        </w:rPr>
        <w:t xml:space="preserve"> </w:t>
      </w:r>
      <w:ins w:author="Rex Huang" w:id="1" w:date="2025-12-01T01:07:46Z">
        <w:r w:rsidDel="00000000" w:rsidR="00000000" w:rsidRPr="00000000">
          <w:rPr>
            <w:b w:val="1"/>
            <w:bCs w:val="1"/>
            <w:rtl w:val="0"/>
            <w:rPrChange w:author="Rex Huang" w:id="2" w:date="2025-12-01T01:07:46Z">
              <w:rPr/>
            </w:rPrChange>
          </w:rPr>
          <w:t xml:space="preserve">Patient</w:t>
        </w:r>
      </w:ins>
      <w:del w:author="Rex Huang" w:id="1" w:date="2025-12-01T01:07:46Z">
        <w:r w:rsidDel="00000000" w:rsidR="00000000" w:rsidRPr="00000000">
          <w:rPr>
            <w:rtl w:val="0"/>
          </w:rPr>
          <w:delText xml:space="preserve">Medical professional </w:delText>
        </w:r>
      </w:del>
      <w:r w:rsidDel="00000000" w:rsidR="00000000" w:rsidRPr="00000000">
        <w:rPr>
          <w:rtl w:val="0"/>
        </w:rPr>
        <w:t xml:space="preserve">logs into OrganLink Heroes with hospital credentials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Step 2:</w:t>
      </w:r>
      <w:r w:rsidDel="00000000" w:rsidR="00000000" w:rsidRPr="00000000">
        <w:rPr>
          <w:rtl w:val="0"/>
        </w:rPr>
        <w:t xml:space="preserve"> </w:t>
      </w:r>
      <w:ins w:author="Rex Huang" w:id="3" w:date="2025-12-01T01:08:08Z">
        <w:r w:rsidDel="00000000" w:rsidR="00000000" w:rsidRPr="00000000">
          <w:rPr>
            <w:b w:val="1"/>
            <w:bCs w:val="1"/>
            <w:rtl w:val="0"/>
            <w:rPrChange w:author="Rex Huang" w:id="4" w:date="2025-12-01T01:08:08Z">
              <w:rPr/>
            </w:rPrChange>
          </w:rPr>
          <w:t xml:space="preserve">Patient</w:t>
        </w:r>
      </w:ins>
      <w:del w:author="Rex Huang" w:id="3" w:date="2025-12-01T01:08:08Z">
        <w:r w:rsidDel="00000000" w:rsidR="00000000" w:rsidRPr="00000000">
          <w:rPr>
            <w:b w:val="1"/>
            <w:bCs w:val="1"/>
            <w:rtl w:val="0"/>
            <w:rPrChange w:author="Rex Huang" w:id="4" w:date="2025-12-01T01:08:08Z">
              <w:rPr/>
            </w:rPrChange>
          </w:rPr>
          <w:delText xml:space="preserve">Professional</w:delText>
        </w:r>
      </w:del>
      <w:r w:rsidDel="00000000" w:rsidR="00000000" w:rsidRPr="00000000">
        <w:rPr>
          <w:rtl w:val="0"/>
        </w:rPr>
        <w:t xml:space="preserve"> clicks "Add New Patient to Waiting List"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Step 3:</w:t>
      </w:r>
      <w:r w:rsidDel="00000000" w:rsidR="00000000" w:rsidRPr="00000000">
        <w:rPr>
          <w:rtl w:val="0"/>
        </w:rPr>
        <w:t xml:space="preserve"> </w:t>
      </w:r>
      <w:ins w:author="Rex Huang" w:id="5" w:date="2025-12-01T01:08:11Z">
        <w:r w:rsidDel="00000000" w:rsidR="00000000" w:rsidRPr="00000000">
          <w:rPr>
            <w:b w:val="1"/>
            <w:bCs w:val="1"/>
            <w:rtl w:val="0"/>
            <w:rPrChange w:author="Rex Huang" w:id="6" w:date="2025-12-01T01:08:11Z">
              <w:rPr/>
            </w:rPrChange>
          </w:rPr>
          <w:t xml:space="preserve">Patient</w:t>
        </w:r>
      </w:ins>
      <w:del w:author="Rex Huang" w:id="5" w:date="2025-12-01T01:08:11Z">
        <w:r w:rsidDel="00000000" w:rsidR="00000000" w:rsidRPr="00000000">
          <w:rPr>
            <w:b w:val="1"/>
            <w:bCs w:val="1"/>
            <w:rtl w:val="0"/>
            <w:rPrChange w:author="Rex Huang" w:id="6" w:date="2025-12-01T01:08:11Z">
              <w:rPr/>
            </w:rPrChange>
          </w:rPr>
          <w:delText xml:space="preserve">Professional</w:delText>
        </w:r>
      </w:del>
      <w:r w:rsidDel="00000000" w:rsidR="00000000" w:rsidRPr="00000000">
        <w:rPr>
          <w:rtl w:val="0"/>
        </w:rPr>
        <w:t xml:space="preserve"> fills out patient medical profile form:</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rtl w:val="0"/>
        </w:rPr>
        <w:t xml:space="preserve">Anonymized patient ID</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Required organ type</w:t>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Blood type, tissue markers, antibody profile</w:t>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rtl w:val="0"/>
        </w:rPr>
        <w:t xml:space="preserve">Medical urgency level (critical, high, medium, standard)</w:t>
      </w:r>
    </w:p>
    <w:p w:rsidR="00000000" w:rsidDel="00000000" w:rsidP="00000000" w:rsidRDefault="00000000" w:rsidRPr="00000000" w14:paraId="00000044">
      <w:pPr>
        <w:numPr>
          <w:ilvl w:val="0"/>
          <w:numId w:val="20"/>
        </w:numPr>
        <w:spacing w:after="240" w:before="0" w:beforeAutospacing="0" w:lineRule="auto"/>
        <w:ind w:left="720" w:hanging="360"/>
      </w:pPr>
      <w:r w:rsidDel="00000000" w:rsidR="00000000" w:rsidRPr="00000000">
        <w:rPr>
          <w:rtl w:val="0"/>
        </w:rPr>
        <w:t xml:space="preserve">Contraindications and special requirements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Step 4:</w:t>
      </w:r>
      <w:r w:rsidDel="00000000" w:rsidR="00000000" w:rsidRPr="00000000">
        <w:rPr>
          <w:rtl w:val="0"/>
        </w:rPr>
        <w:t xml:space="preserve"> </w:t>
      </w:r>
      <w:ins w:author="Rex Huang" w:id="7" w:date="2025-12-01T01:08:14Z">
        <w:r w:rsidDel="00000000" w:rsidR="00000000" w:rsidRPr="00000000">
          <w:rPr>
            <w:b w:val="1"/>
            <w:bCs w:val="1"/>
            <w:rtl w:val="0"/>
            <w:rPrChange w:author="Rex Huang" w:id="8" w:date="2025-12-01T01:08:14Z">
              <w:rPr/>
            </w:rPrChange>
          </w:rPr>
          <w:t xml:space="preserve">Patient</w:t>
        </w:r>
      </w:ins>
      <w:del w:author="Rex Huang" w:id="7" w:date="2025-12-01T01:08:14Z">
        <w:r w:rsidDel="00000000" w:rsidR="00000000" w:rsidRPr="00000000">
          <w:rPr>
            <w:b w:val="1"/>
            <w:bCs w:val="1"/>
            <w:rtl w:val="0"/>
            <w:rPrChange w:author="Rex Huang" w:id="8" w:date="2025-12-01T01:08:14Z">
              <w:rPr/>
            </w:rPrChange>
          </w:rPr>
          <w:delText xml:space="preserve">Professional </w:delText>
        </w:r>
      </w:del>
      <w:r w:rsidDel="00000000" w:rsidR="00000000" w:rsidRPr="00000000">
        <w:rPr>
          <w:rtl w:val="0"/>
        </w:rPr>
        <w:t xml:space="preserve">uploads supporting documents:</w:t>
      </w:r>
    </w:p>
    <w:p w:rsidR="00000000" w:rsidDel="00000000" w:rsidP="00000000" w:rsidRDefault="00000000" w:rsidRPr="00000000" w14:paraId="00000046">
      <w:pPr>
        <w:numPr>
          <w:ilvl w:val="0"/>
          <w:numId w:val="21"/>
        </w:numPr>
        <w:spacing w:after="0" w:afterAutospacing="0" w:before="240" w:lineRule="auto"/>
        <w:ind w:left="720" w:hanging="360"/>
      </w:pPr>
      <w:r w:rsidDel="00000000" w:rsidR="00000000" w:rsidRPr="00000000">
        <w:rPr>
          <w:rtl w:val="0"/>
        </w:rPr>
        <w:t xml:space="preserve">Medical prescription from specialist</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Diagnostic reports (imaging, lab results)</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rtl w:val="0"/>
        </w:rPr>
        <w:t xml:space="preserve">Ethics committee approval (if required)</w:t>
      </w:r>
    </w:p>
    <w:p w:rsidR="00000000" w:rsidDel="00000000" w:rsidP="00000000" w:rsidRDefault="00000000" w:rsidRPr="00000000" w14:paraId="00000049">
      <w:pPr>
        <w:numPr>
          <w:ilvl w:val="0"/>
          <w:numId w:val="21"/>
        </w:numPr>
        <w:spacing w:after="240" w:before="0" w:beforeAutospacing="0" w:lineRule="auto"/>
        <w:ind w:left="720" w:hanging="360"/>
      </w:pPr>
      <w:r w:rsidDel="00000000" w:rsidR="00000000" w:rsidRPr="00000000">
        <w:rPr>
          <w:rtl w:val="0"/>
        </w:rPr>
        <w:t xml:space="preserve">Insurance/financial verification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Step 5:</w:t>
      </w:r>
      <w:r w:rsidDel="00000000" w:rsidR="00000000" w:rsidRPr="00000000">
        <w:rPr>
          <w:rtl w:val="0"/>
        </w:rPr>
        <w:t xml:space="preserve"> </w:t>
      </w:r>
      <w:ins w:author="Rex Huang" w:id="9" w:date="2025-12-01T01:07:32Z">
        <w:r w:rsidDel="00000000" w:rsidR="00000000" w:rsidRPr="00000000">
          <w:rPr>
            <w:rtl w:val="0"/>
            <w:rPrChange w:author="Rex Huang" w:id="10" w:date="2025-12-01T01:07:32Z">
              <w:rPr/>
            </w:rPrChange>
          </w:rPr>
          <w:t xml:space="preserve">Government Role</w:t>
        </w:r>
      </w:ins>
      <w:del w:author="Rex Huang" w:id="9" w:date="2025-12-01T01:07:32Z">
        <w:r w:rsidDel="00000000" w:rsidR="00000000" w:rsidRPr="00000000">
          <w:rPr>
            <w:rtl w:val="0"/>
            <w:rPrChange w:author="Rex Huang" w:id="10" w:date="2025-12-01T01:07:32Z">
              <w:rPr/>
            </w:rPrChange>
          </w:rPr>
          <w:delText xml:space="preserve">System </w:delText>
        </w:r>
      </w:del>
      <w:r w:rsidDel="00000000" w:rsidR="00000000" w:rsidRPr="00000000">
        <w:rPr>
          <w:rtl w:val="0"/>
        </w:rPr>
        <w:t xml:space="preserve">performs automated validation:</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rtl w:val="0"/>
        </w:rPr>
        <w:t xml:space="preserve">Checks for duplicate entries</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Verifies hospital credentials</w:t>
      </w:r>
    </w:p>
    <w:p w:rsidR="00000000" w:rsidDel="00000000" w:rsidP="00000000" w:rsidRDefault="00000000" w:rsidRPr="00000000" w14:paraId="0000004D">
      <w:pPr>
        <w:numPr>
          <w:ilvl w:val="0"/>
          <w:numId w:val="19"/>
        </w:numPr>
        <w:spacing w:after="240" w:before="0" w:beforeAutospacing="0" w:lineRule="auto"/>
        <w:ind w:left="720" w:hanging="360"/>
      </w:pPr>
      <w:r w:rsidDel="00000000" w:rsidR="00000000" w:rsidRPr="00000000">
        <w:rPr>
          <w:rtl w:val="0"/>
        </w:rPr>
        <w:t xml:space="preserve">Confirms document completeness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Step 6:</w:t>
      </w:r>
      <w:r w:rsidDel="00000000" w:rsidR="00000000" w:rsidRPr="00000000">
        <w:rPr>
          <w:rtl w:val="0"/>
        </w:rPr>
        <w:t xml:space="preserve"> Request enters priority queue based on urgency algorithm</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7:</w:t>
      </w:r>
      <w:r w:rsidDel="00000000" w:rsidR="00000000" w:rsidRPr="00000000">
        <w:rPr>
          <w:rtl w:val="0"/>
        </w:rPr>
        <w:t xml:space="preserve"> </w:t>
      </w:r>
      <w:ins w:author="Rex Huang" w:id="11" w:date="2025-12-01T01:08:33Z">
        <w:r w:rsidDel="00000000" w:rsidR="00000000" w:rsidRPr="00000000">
          <w:rPr>
            <w:rtl w:val="0"/>
            <w:rPrChange w:author="Rex Huang" w:id="12" w:date="2025-12-01T01:08:33Z">
              <w:rPr/>
            </w:rPrChange>
          </w:rPr>
          <w:t xml:space="preserve">Government Role</w:t>
        </w:r>
      </w:ins>
      <w:del w:author="Rex Huang" w:id="11" w:date="2025-12-01T01:08:33Z">
        <w:r w:rsidDel="00000000" w:rsidR="00000000" w:rsidRPr="00000000">
          <w:rPr>
            <w:rtl w:val="0"/>
            <w:rPrChange w:author="Rex Huang" w:id="12" w:date="2025-12-01T01:08:33Z">
              <w:rPr/>
            </w:rPrChange>
          </w:rPr>
          <w:delText xml:space="preserve">Medical professional</w:delText>
        </w:r>
      </w:del>
      <w:r w:rsidDel="00000000" w:rsidR="00000000" w:rsidRPr="00000000">
        <w:rPr>
          <w:rtl w:val="0"/>
        </w:rPr>
        <w:t xml:space="preserve"> and patient receive confirmation with:</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Request ID for tracking</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Estimated wait time based on organ type</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Dashboard access for status monitoring</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oecxr18q5qy" w:id="9"/>
      <w:bookmarkEnd w:id="9"/>
      <w:r w:rsidDel="00000000" w:rsidR="00000000" w:rsidRPr="00000000">
        <w:rPr>
          <w:b w:val="1"/>
          <w:bCs w:val="1"/>
          <w:sz w:val="34"/>
          <w:szCs w:val="34"/>
          <w:rtl w:val="0"/>
        </w:rPr>
        <w:t xml:space="preserve">Workflow 3: Organ Matching &amp; Allocation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Step 1:</w:t>
      </w:r>
      <w:r w:rsidDel="00000000" w:rsidR="00000000" w:rsidRPr="00000000">
        <w:rPr>
          <w:rtl w:val="0"/>
        </w:rPr>
        <w:t xml:space="preserve"> System runs automated matching algorithm (every 6 hours or when new donor/beneficiary added):</w:t>
      </w:r>
    </w:p>
    <w:p w:rsidR="00000000" w:rsidDel="00000000" w:rsidP="00000000" w:rsidRDefault="00000000" w:rsidRPr="00000000" w14:paraId="00000056">
      <w:pPr>
        <w:numPr>
          <w:ilvl w:val="0"/>
          <w:numId w:val="29"/>
        </w:numPr>
        <w:spacing w:after="0" w:afterAutospacing="0" w:before="240" w:lineRule="auto"/>
        <w:ind w:left="720" w:hanging="360"/>
      </w:pPr>
      <w:r w:rsidDel="00000000" w:rsidR="00000000" w:rsidRPr="00000000">
        <w:rPr>
          <w:rtl w:val="0"/>
        </w:rPr>
        <w:t xml:space="preserve">Searches compatible blood types</w:t>
      </w:r>
    </w:p>
    <w:p w:rsidR="00000000" w:rsidDel="00000000" w:rsidP="00000000" w:rsidRDefault="00000000" w:rsidRPr="00000000" w14:paraId="00000057">
      <w:pPr>
        <w:numPr>
          <w:ilvl w:val="0"/>
          <w:numId w:val="29"/>
        </w:numPr>
        <w:spacing w:after="0" w:afterAutospacing="0" w:before="0" w:beforeAutospacing="0" w:lineRule="auto"/>
        <w:ind w:left="720" w:hanging="360"/>
      </w:pPr>
      <w:r w:rsidDel="00000000" w:rsidR="00000000" w:rsidRPr="00000000">
        <w:rPr>
          <w:rtl w:val="0"/>
        </w:rPr>
        <w:t xml:space="preserve">Analyzes tissue compatibility scores</w:t>
      </w:r>
    </w:p>
    <w:p w:rsidR="00000000" w:rsidDel="00000000" w:rsidP="00000000" w:rsidRDefault="00000000" w:rsidRPr="00000000" w14:paraId="00000058">
      <w:pPr>
        <w:numPr>
          <w:ilvl w:val="0"/>
          <w:numId w:val="29"/>
        </w:numPr>
        <w:spacing w:after="0" w:afterAutospacing="0" w:before="0" w:beforeAutospacing="0" w:lineRule="auto"/>
        <w:ind w:left="720" w:hanging="360"/>
      </w:pPr>
      <w:r w:rsidDel="00000000" w:rsidR="00000000" w:rsidRPr="00000000">
        <w:rPr>
          <w:rtl w:val="0"/>
        </w:rPr>
        <w:t xml:space="preserve">Calculates geographic distance and transport time</w:t>
      </w:r>
    </w:p>
    <w:p w:rsidR="00000000" w:rsidDel="00000000" w:rsidP="00000000" w:rsidRDefault="00000000" w:rsidRPr="00000000" w14:paraId="00000059">
      <w:pPr>
        <w:numPr>
          <w:ilvl w:val="0"/>
          <w:numId w:val="29"/>
        </w:numPr>
        <w:spacing w:after="240" w:before="0" w:beforeAutospacing="0" w:lineRule="auto"/>
        <w:ind w:left="720" w:hanging="360"/>
      </w:pPr>
      <w:r w:rsidDel="00000000" w:rsidR="00000000" w:rsidRPr="00000000">
        <w:rPr>
          <w:rtl w:val="0"/>
        </w:rPr>
        <w:t xml:space="preserve">Applies medical urgency weighting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Step 2:</w:t>
      </w:r>
      <w:r w:rsidDel="00000000" w:rsidR="00000000" w:rsidRPr="00000000">
        <w:rPr>
          <w:rtl w:val="0"/>
        </w:rPr>
        <w:t xml:space="preserve"> System generates ranked match list for each available organ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Step 3:</w:t>
      </w:r>
      <w:r w:rsidDel="00000000" w:rsidR="00000000" w:rsidRPr="00000000">
        <w:rPr>
          <w:rtl w:val="0"/>
        </w:rPr>
        <w:t xml:space="preserve"> Platform sends notification to top-ranked beneficiary's medical team:</w:t>
      </w:r>
    </w:p>
    <w:p w:rsidR="00000000" w:rsidDel="00000000" w:rsidP="00000000" w:rsidRDefault="00000000" w:rsidRPr="00000000" w14:paraId="0000005C">
      <w:pPr>
        <w:numPr>
          <w:ilvl w:val="0"/>
          <w:numId w:val="16"/>
        </w:numPr>
        <w:spacing w:after="0" w:afterAutospacing="0" w:before="240" w:lineRule="auto"/>
        <w:ind w:left="720" w:hanging="360"/>
      </w:pPr>
      <w:r w:rsidDel="00000000" w:rsidR="00000000" w:rsidRPr="00000000">
        <w:rPr>
          <w:rtl w:val="0"/>
        </w:rPr>
        <w:t xml:space="preserve">Match compatibility score</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Donor general information (location, organ condition)</w:t>
      </w:r>
    </w:p>
    <w:p w:rsidR="00000000" w:rsidDel="00000000" w:rsidP="00000000" w:rsidRDefault="00000000" w:rsidRPr="00000000" w14:paraId="0000005E">
      <w:pPr>
        <w:numPr>
          <w:ilvl w:val="0"/>
          <w:numId w:val="16"/>
        </w:numPr>
        <w:spacing w:after="240" w:before="0" w:beforeAutospacing="0" w:lineRule="auto"/>
        <w:ind w:left="720" w:hanging="360"/>
      </w:pPr>
      <w:r w:rsidDel="00000000" w:rsidR="00000000" w:rsidRPr="00000000">
        <w:rPr>
          <w:rtl w:val="0"/>
        </w:rPr>
        <w:t xml:space="preserve">Acceptance deadline (typically 2-4 hours)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Step 4:</w:t>
      </w:r>
      <w:r w:rsidDel="00000000" w:rsidR="00000000" w:rsidRPr="00000000">
        <w:rPr>
          <w:rtl w:val="0"/>
        </w:rPr>
        <w:t xml:space="preserve"> Transplant coordinator reviews match and clicks: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"Accept Match" → proceeds to Step 5</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"Decline Match" → organ offered to next on list</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"Request More Info" → system facilitates Q&amp;A with donor hospital</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Step 5:</w:t>
      </w:r>
      <w:r w:rsidDel="00000000" w:rsidR="00000000" w:rsidRPr="00000000">
        <w:rPr>
          <w:rtl w:val="0"/>
        </w:rPr>
        <w:t xml:space="preserve"> Both donor and recipient hospitals receive coordination dashboard access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Step 6:</w:t>
      </w:r>
      <w:r w:rsidDel="00000000" w:rsidR="00000000" w:rsidRPr="00000000">
        <w:rPr>
          <w:rtl w:val="0"/>
        </w:rPr>
        <w:t xml:space="preserve"> Platform schedules coordination video call between surgical teams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3qvwkmz9rr9y" w:id="10"/>
      <w:bookmarkEnd w:id="10"/>
      <w:r w:rsidDel="00000000" w:rsidR="00000000" w:rsidRPr="00000000">
        <w:rPr>
          <w:b w:val="1"/>
          <w:bCs w:val="1"/>
          <w:sz w:val="34"/>
          <w:szCs w:val="34"/>
          <w:rtl w:val="0"/>
        </w:rPr>
        <w:t xml:space="preserve">Workflow 4: Pre-Surgery Coordination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Step 1:</w:t>
      </w:r>
      <w:r w:rsidDel="00000000" w:rsidR="00000000" w:rsidRPr="00000000">
        <w:rPr>
          <w:rtl w:val="0"/>
        </w:rPr>
        <w:t xml:space="preserve"> Donor hospital coordinator logs in and updates donor status:</w:t>
      </w:r>
    </w:p>
    <w:p w:rsidR="00000000" w:rsidDel="00000000" w:rsidP="00000000" w:rsidRDefault="00000000" w:rsidRPr="00000000" w14:paraId="00000068">
      <w:pPr>
        <w:numPr>
          <w:ilvl w:val="0"/>
          <w:numId w:val="28"/>
        </w:numPr>
        <w:spacing w:after="0" w:afterAutospacing="0" w:before="240" w:lineRule="auto"/>
        <w:ind w:left="720" w:hanging="360"/>
      </w:pPr>
      <w:r w:rsidDel="00000000" w:rsidR="00000000" w:rsidRPr="00000000">
        <w:rPr>
          <w:rtl w:val="0"/>
        </w:rPr>
        <w:t xml:space="preserve">Final medical clearance confirmation</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tl w:val="0"/>
        </w:rPr>
        <w:t xml:space="preserve">Surgical team assignment</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rtl w:val="0"/>
        </w:rPr>
        <w:t xml:space="preserve">Proposed retrieval date/time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Step 2:</w:t>
      </w:r>
      <w:r w:rsidDel="00000000" w:rsidR="00000000" w:rsidRPr="00000000">
        <w:rPr>
          <w:rtl w:val="0"/>
        </w:rPr>
        <w:t xml:space="preserve"> Recipient hospital coordinator confirms:</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Recipient preparation status</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Surgical team availability</w:t>
      </w:r>
    </w:p>
    <w:p w:rsidR="00000000" w:rsidDel="00000000" w:rsidP="00000000" w:rsidRDefault="00000000" w:rsidRPr="00000000" w14:paraId="0000006E">
      <w:pPr>
        <w:numPr>
          <w:ilvl w:val="0"/>
          <w:numId w:val="32"/>
        </w:numPr>
        <w:spacing w:after="240" w:before="0" w:beforeAutospacing="0" w:lineRule="auto"/>
        <w:ind w:left="720" w:hanging="360"/>
      </w:pPr>
      <w:r w:rsidDel="00000000" w:rsidR="00000000" w:rsidRPr="00000000">
        <w:rPr>
          <w:rtl w:val="0"/>
        </w:rPr>
        <w:t xml:space="preserve">Post-op ICU bed reservation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Step 3:</w:t>
      </w:r>
      <w:r w:rsidDel="00000000" w:rsidR="00000000" w:rsidRPr="00000000">
        <w:rPr>
          <w:rtl w:val="0"/>
        </w:rPr>
        <w:t xml:space="preserve"> OrganLink Heroes logistics module activates: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Platform displays transport options (air ambulance, commercial medical courier)</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Coordinator selects preferred option</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System calculates preservation time window</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Step 4:</w:t>
      </w:r>
      <w:r w:rsidDel="00000000" w:rsidR="00000000" w:rsidRPr="00000000">
        <w:rPr>
          <w:rtl w:val="0"/>
        </w:rPr>
        <w:t xml:space="preserve"> Both hospitals digitally sign surgical coordination agreement:</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Synchronized surgery timing</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Organ quality standards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Communication protocols</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Emergency contingencies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Step 5:</w:t>
      </w:r>
      <w:r w:rsidDel="00000000" w:rsidR="00000000" w:rsidRPr="00000000">
        <w:rPr>
          <w:rtl w:val="0"/>
        </w:rPr>
        <w:t xml:space="preserve"> Platform generates surgical checklist for both teams with countdown timer</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6:</w:t>
      </w:r>
      <w:r w:rsidDel="00000000" w:rsidR="00000000" w:rsidRPr="00000000">
        <w:rPr>
          <w:rtl w:val="0"/>
        </w:rPr>
        <w:t xml:space="preserve"> 24 hours before surgery: automated reminders sent to all stakeholders</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pqn43uk2lqu" w:id="11"/>
      <w:bookmarkEnd w:id="11"/>
      <w:r w:rsidDel="00000000" w:rsidR="00000000" w:rsidRPr="00000000">
        <w:rPr>
          <w:b w:val="1"/>
          <w:bCs w:val="1"/>
          <w:sz w:val="34"/>
          <w:szCs w:val="34"/>
          <w:rtl w:val="0"/>
        </w:rPr>
        <w:t xml:space="preserve">Workflow 5: Organ Retrieval &amp; Transport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Step 1:</w:t>
      </w:r>
      <w:r w:rsidDel="00000000" w:rsidR="00000000" w:rsidRPr="00000000">
        <w:rPr>
          <w:rtl w:val="0"/>
        </w:rPr>
        <w:t xml:space="preserve"> Donor surgical team begins retrieval procedure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Step 2:</w:t>
      </w:r>
      <w:r w:rsidDel="00000000" w:rsidR="00000000" w:rsidRPr="00000000">
        <w:rPr>
          <w:rtl w:val="0"/>
        </w:rPr>
        <w:t xml:space="preserve"> Surgeon updates platform status: "Retrieval Started"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Step 3:</w:t>
      </w:r>
      <w:r w:rsidDel="00000000" w:rsidR="00000000" w:rsidRPr="00000000">
        <w:rPr>
          <w:rtl w:val="0"/>
        </w:rPr>
        <w:t xml:space="preserve"> Upon successful retrieval, surgeon:</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rtl w:val="0"/>
        </w:rPr>
        <w:t xml:space="preserve">Uploads organ quality assessment form</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Takes standardized photos (if protocol requires)</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Updates status to "Organ Retrieved - Ready for Transport"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Step 4:</w:t>
      </w:r>
      <w:r w:rsidDel="00000000" w:rsidR="00000000" w:rsidRPr="00000000">
        <w:rPr>
          <w:rtl w:val="0"/>
        </w:rPr>
        <w:t xml:space="preserve"> Organ placed in preservation container with IoT sensor:</w:t>
      </w:r>
    </w:p>
    <w:p w:rsidR="00000000" w:rsidDel="00000000" w:rsidP="00000000" w:rsidRDefault="00000000" w:rsidRPr="00000000" w14:paraId="00000083">
      <w:pPr>
        <w:numPr>
          <w:ilvl w:val="0"/>
          <w:numId w:val="17"/>
        </w:numPr>
        <w:spacing w:after="0" w:afterAutospacing="0" w:before="240" w:lineRule="auto"/>
        <w:ind w:left="720" w:hanging="360"/>
      </w:pPr>
      <w:r w:rsidDel="00000000" w:rsidR="00000000" w:rsidRPr="00000000">
        <w:rPr>
          <w:rtl w:val="0"/>
        </w:rPr>
        <w:t xml:space="preserve">Temperature monitoring activated</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rtl w:val="0"/>
        </w:rPr>
        <w:t xml:space="preserve">GPS tracking enabled</w:t>
      </w:r>
    </w:p>
    <w:p w:rsidR="00000000" w:rsidDel="00000000" w:rsidP="00000000" w:rsidRDefault="00000000" w:rsidRPr="00000000" w14:paraId="00000085">
      <w:pPr>
        <w:numPr>
          <w:ilvl w:val="0"/>
          <w:numId w:val="17"/>
        </w:numPr>
        <w:spacing w:after="240" w:before="0" w:beforeAutospacing="0" w:lineRule="auto"/>
        <w:ind w:left="720" w:hanging="360"/>
      </w:pPr>
      <w:r w:rsidDel="00000000" w:rsidR="00000000" w:rsidRPr="00000000">
        <w:rPr>
          <w:rtl w:val="0"/>
        </w:rPr>
        <w:t xml:space="preserve">Platform receives real-time telemetry</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Step 5:</w:t>
      </w:r>
      <w:r w:rsidDel="00000000" w:rsidR="00000000" w:rsidRPr="00000000">
        <w:rPr>
          <w:rtl w:val="0"/>
        </w:rPr>
        <w:t xml:space="preserve"> Transport courier scans QR code on container:</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Chain of custody recorded on blockchain</w:t>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rtl w:val="0"/>
        </w:rPr>
        <w:t xml:space="preserve">Recipient hospital receives "In Transit" notification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Step 6:</w:t>
      </w:r>
      <w:r w:rsidDel="00000000" w:rsidR="00000000" w:rsidRPr="00000000">
        <w:rPr>
          <w:rtl w:val="0"/>
        </w:rPr>
        <w:t xml:space="preserve"> Real-time tracking dashboard shows:</w:t>
      </w:r>
    </w:p>
    <w:p w:rsidR="00000000" w:rsidDel="00000000" w:rsidP="00000000" w:rsidRDefault="00000000" w:rsidRPr="00000000" w14:paraId="0000008A">
      <w:pPr>
        <w:numPr>
          <w:ilvl w:val="0"/>
          <w:numId w:val="34"/>
        </w:numPr>
        <w:spacing w:after="0" w:afterAutospacing="0" w:before="240" w:lineRule="auto"/>
        <w:ind w:left="720" w:hanging="360"/>
      </w:pPr>
      <w:r w:rsidDel="00000000" w:rsidR="00000000" w:rsidRPr="00000000">
        <w:rPr>
          <w:rtl w:val="0"/>
        </w:rPr>
        <w:t xml:space="preserve">Current GPS location on map</w:t>
      </w:r>
    </w:p>
    <w:p w:rsidR="00000000" w:rsidDel="00000000" w:rsidP="00000000" w:rsidRDefault="00000000" w:rsidRPr="00000000" w14:paraId="0000008B">
      <w:pPr>
        <w:numPr>
          <w:ilvl w:val="0"/>
          <w:numId w:val="34"/>
        </w:numPr>
        <w:spacing w:after="0" w:afterAutospacing="0" w:before="0" w:beforeAutospacing="0" w:lineRule="auto"/>
        <w:ind w:left="720" w:hanging="360"/>
      </w:pPr>
      <w:r w:rsidDel="00000000" w:rsidR="00000000" w:rsidRPr="00000000">
        <w:rPr>
          <w:rtl w:val="0"/>
        </w:rPr>
        <w:t xml:space="preserve">Temperature and preservation condition</w:t>
      </w:r>
    </w:p>
    <w:p w:rsidR="00000000" w:rsidDel="00000000" w:rsidP="00000000" w:rsidRDefault="00000000" w:rsidRPr="00000000" w14:paraId="0000008C">
      <w:pPr>
        <w:numPr>
          <w:ilvl w:val="0"/>
          <w:numId w:val="34"/>
        </w:numPr>
        <w:spacing w:after="0" w:afterAutospacing="0" w:before="0" w:beforeAutospacing="0" w:lineRule="auto"/>
        <w:ind w:left="720" w:hanging="360"/>
      </w:pPr>
      <w:r w:rsidDel="00000000" w:rsidR="00000000" w:rsidRPr="00000000">
        <w:rPr>
          <w:rtl w:val="0"/>
        </w:rPr>
        <w:t xml:space="preserve">Estimated arrival time</w:t>
      </w:r>
    </w:p>
    <w:p w:rsidR="00000000" w:rsidDel="00000000" w:rsidP="00000000" w:rsidRDefault="00000000" w:rsidRPr="00000000" w14:paraId="0000008D">
      <w:pPr>
        <w:numPr>
          <w:ilvl w:val="0"/>
          <w:numId w:val="34"/>
        </w:numPr>
        <w:spacing w:after="240" w:before="0" w:beforeAutospacing="0" w:lineRule="auto"/>
        <w:ind w:left="720" w:hanging="360"/>
      </w:pPr>
      <w:r w:rsidDel="00000000" w:rsidR="00000000" w:rsidRPr="00000000">
        <w:rPr>
          <w:rtl w:val="0"/>
        </w:rPr>
        <w:t xml:space="preserve">Alert system for any deviations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Step 7:</w:t>
      </w:r>
      <w:r w:rsidDel="00000000" w:rsidR="00000000" w:rsidRPr="00000000">
        <w:rPr>
          <w:rtl w:val="0"/>
        </w:rPr>
        <w:t xml:space="preserve"> Upon arrival at recipient hospital:</w:t>
      </w:r>
    </w:p>
    <w:p w:rsidR="00000000" w:rsidDel="00000000" w:rsidP="00000000" w:rsidRDefault="00000000" w:rsidRPr="00000000" w14:paraId="0000008F">
      <w:pPr>
        <w:numPr>
          <w:ilvl w:val="0"/>
          <w:numId w:val="35"/>
        </w:numPr>
        <w:spacing w:after="0" w:afterAutospacing="0" w:before="240" w:lineRule="auto"/>
        <w:ind w:left="720" w:hanging="360"/>
      </w:pPr>
      <w:r w:rsidDel="00000000" w:rsidR="00000000" w:rsidRPr="00000000">
        <w:rPr>
          <w:rtl w:val="0"/>
        </w:rPr>
        <w:t xml:space="preserve">Receiving staff scans QR code</w:t>
      </w:r>
    </w:p>
    <w:p w:rsidR="00000000" w:rsidDel="00000000" w:rsidP="00000000" w:rsidRDefault="00000000" w:rsidRPr="00000000" w14:paraId="00000090">
      <w:pPr>
        <w:numPr>
          <w:ilvl w:val="0"/>
          <w:numId w:val="35"/>
        </w:numPr>
        <w:spacing w:after="0" w:afterAutospacing="0" w:before="0" w:beforeAutospacing="0" w:lineRule="auto"/>
        <w:ind w:left="720" w:hanging="360"/>
      </w:pPr>
      <w:r w:rsidDel="00000000" w:rsidR="00000000" w:rsidRPr="00000000">
        <w:rPr>
          <w:rtl w:val="0"/>
        </w:rPr>
        <w:t xml:space="preserve">Platform logs "Organ Delivered"</w:t>
      </w:r>
    </w:p>
    <w:p w:rsidR="00000000" w:rsidDel="00000000" w:rsidP="00000000" w:rsidRDefault="00000000" w:rsidRPr="00000000" w14:paraId="00000091">
      <w:pPr>
        <w:numPr>
          <w:ilvl w:val="0"/>
          <w:numId w:val="35"/>
        </w:numPr>
        <w:spacing w:after="240" w:before="0" w:beforeAutospacing="0" w:lineRule="auto"/>
        <w:ind w:left="720" w:hanging="360"/>
      </w:pPr>
      <w:r w:rsidDel="00000000" w:rsidR="00000000" w:rsidRPr="00000000">
        <w:rPr>
          <w:rtl w:val="0"/>
        </w:rPr>
        <w:t xml:space="preserve">Recipient surgical team confirms organ condition</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ko0g56frxnlo" w:id="12"/>
      <w:bookmarkEnd w:id="12"/>
      <w:r w:rsidDel="00000000" w:rsidR="00000000" w:rsidRPr="00000000">
        <w:rPr>
          <w:b w:val="1"/>
          <w:bCs w:val="1"/>
          <w:sz w:val="34"/>
          <w:szCs w:val="34"/>
          <w:rtl w:val="0"/>
        </w:rPr>
        <w:t xml:space="preserve">Workflow 6: Transplant Surgery &amp; Post-Op Reporting</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Step 1:</w:t>
      </w:r>
      <w:r w:rsidDel="00000000" w:rsidR="00000000" w:rsidRPr="00000000">
        <w:rPr>
          <w:rtl w:val="0"/>
        </w:rPr>
        <w:t xml:space="preserve"> Recipient surgeon updates platform: "Surgery Commenced"</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Step 2:</w:t>
      </w:r>
      <w:r w:rsidDel="00000000" w:rsidR="00000000" w:rsidRPr="00000000">
        <w:rPr>
          <w:rtl w:val="0"/>
        </w:rPr>
        <w:t xml:space="preserve"> Post-surgery, surgeon fills out immediate outcome form:</w:t>
      </w:r>
    </w:p>
    <w:p w:rsidR="00000000" w:rsidDel="00000000" w:rsidP="00000000" w:rsidRDefault="00000000" w:rsidRPr="00000000" w14:paraId="00000096">
      <w:pPr>
        <w:numPr>
          <w:ilvl w:val="0"/>
          <w:numId w:val="31"/>
        </w:numPr>
        <w:spacing w:after="0" w:afterAutospacing="0" w:before="240" w:lineRule="auto"/>
        <w:ind w:left="720" w:hanging="360"/>
      </w:pPr>
      <w:r w:rsidDel="00000000" w:rsidR="00000000" w:rsidRPr="00000000">
        <w:rPr>
          <w:rtl w:val="0"/>
        </w:rPr>
        <w:t xml:space="preserve">Surgery completion status</w:t>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rtl w:val="0"/>
        </w:rPr>
        <w:t xml:space="preserve">Initial organ function assessment</w:t>
      </w:r>
    </w:p>
    <w:p w:rsidR="00000000" w:rsidDel="00000000" w:rsidP="00000000" w:rsidRDefault="00000000" w:rsidRPr="00000000" w14:paraId="00000098">
      <w:pPr>
        <w:numPr>
          <w:ilvl w:val="0"/>
          <w:numId w:val="31"/>
        </w:numPr>
        <w:spacing w:after="240" w:before="0" w:beforeAutospacing="0" w:lineRule="auto"/>
        <w:ind w:left="720" w:hanging="360"/>
      </w:pPr>
      <w:r w:rsidDel="00000000" w:rsidR="00000000" w:rsidRPr="00000000">
        <w:rPr>
          <w:rtl w:val="0"/>
        </w:rPr>
        <w:t xml:space="preserve">Any complications noted</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Step 3:</w:t>
      </w:r>
      <w:r w:rsidDel="00000000" w:rsidR="00000000" w:rsidRPr="00000000">
        <w:rPr>
          <w:rtl w:val="0"/>
        </w:rPr>
        <w:t xml:space="preserve"> Platform sends automated follow-up reminders:</w:t>
      </w:r>
    </w:p>
    <w:p w:rsidR="00000000" w:rsidDel="00000000" w:rsidP="00000000" w:rsidRDefault="00000000" w:rsidRPr="00000000" w14:paraId="0000009A">
      <w:pPr>
        <w:numPr>
          <w:ilvl w:val="0"/>
          <w:numId w:val="22"/>
        </w:numPr>
        <w:spacing w:after="0" w:afterAutospacing="0" w:before="240" w:lineRule="auto"/>
        <w:ind w:left="720" w:hanging="360"/>
      </w:pPr>
      <w:r w:rsidDel="00000000" w:rsidR="00000000" w:rsidRPr="00000000">
        <w:rPr>
          <w:rtl w:val="0"/>
        </w:rPr>
        <w:t xml:space="preserve">24-hour post-op update</w:t>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rtl w:val="0"/>
        </w:rPr>
        <w:t xml:space="preserve">7-day status report</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30-day outcome assessment</w:t>
      </w:r>
    </w:p>
    <w:p w:rsidR="00000000" w:rsidDel="00000000" w:rsidP="00000000" w:rsidRDefault="00000000" w:rsidRPr="00000000" w14:paraId="0000009D">
      <w:pPr>
        <w:numPr>
          <w:ilvl w:val="0"/>
          <w:numId w:val="22"/>
        </w:numPr>
        <w:spacing w:after="240" w:before="0" w:beforeAutospacing="0" w:lineRule="auto"/>
        <w:ind w:left="720" w:hanging="360"/>
      </w:pPr>
      <w:r w:rsidDel="00000000" w:rsidR="00000000" w:rsidRPr="00000000">
        <w:rPr>
          <w:rtl w:val="0"/>
        </w:rPr>
        <w:t xml:space="preserve">90-day survival and quality metrics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Step 4:</w:t>
      </w:r>
      <w:r w:rsidDel="00000000" w:rsidR="00000000" w:rsidRPr="00000000">
        <w:rPr>
          <w:rtl w:val="0"/>
        </w:rPr>
        <w:t xml:space="preserve"> Medical professional completes each follow-up form:</w:t>
      </w:r>
    </w:p>
    <w:p w:rsidR="00000000" w:rsidDel="00000000" w:rsidP="00000000" w:rsidRDefault="00000000" w:rsidRPr="00000000" w14:paraId="0000009F">
      <w:pPr>
        <w:numPr>
          <w:ilvl w:val="0"/>
          <w:numId w:val="9"/>
        </w:numPr>
        <w:spacing w:after="0" w:afterAutospacing="0" w:before="240" w:lineRule="auto"/>
        <w:ind w:left="720" w:hanging="360"/>
      </w:pPr>
      <w:r w:rsidDel="00000000" w:rsidR="00000000" w:rsidRPr="00000000">
        <w:rPr>
          <w:rtl w:val="0"/>
        </w:rPr>
        <w:t xml:space="preserve">Patient recovery status</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Organ function indicators</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Rejection episodes (if any)</w:t>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rtl w:val="0"/>
        </w:rPr>
        <w:t xml:space="preserve">Overall success rating</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Step 5:</w:t>
      </w:r>
      <w:r w:rsidDel="00000000" w:rsidR="00000000" w:rsidRPr="00000000">
        <w:rPr>
          <w:rtl w:val="0"/>
        </w:rPr>
        <w:t xml:space="preserve"> Data automatically feeds into:</w:t>
      </w:r>
    </w:p>
    <w:p w:rsidR="00000000" w:rsidDel="00000000" w:rsidP="00000000" w:rsidRDefault="00000000" w:rsidRPr="00000000" w14:paraId="000000A4">
      <w:pPr>
        <w:numPr>
          <w:ilvl w:val="0"/>
          <w:numId w:val="27"/>
        </w:numPr>
        <w:spacing w:after="0" w:afterAutospacing="0" w:before="240" w:lineRule="auto"/>
        <w:ind w:left="720" w:hanging="360"/>
      </w:pPr>
      <w:r w:rsidDel="00000000" w:rsidR="00000000" w:rsidRPr="00000000">
        <w:rPr>
          <w:rtl w:val="0"/>
        </w:rPr>
        <w:t xml:space="preserve">System analytics dashboard</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Quality improvement metrics</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Regulatory compliance reports</w:t>
      </w:r>
    </w:p>
    <w:p w:rsidR="00000000" w:rsidDel="00000000" w:rsidP="00000000" w:rsidRDefault="00000000" w:rsidRPr="00000000" w14:paraId="000000A7">
      <w:pPr>
        <w:numPr>
          <w:ilvl w:val="0"/>
          <w:numId w:val="27"/>
        </w:numPr>
        <w:spacing w:after="240" w:before="0" w:beforeAutospacing="0" w:lineRule="auto"/>
        <w:ind w:left="720" w:hanging="360"/>
      </w:pPr>
      <w:r w:rsidDel="00000000" w:rsidR="00000000" w:rsidRPr="00000000">
        <w:rPr>
          <w:rtl w:val="0"/>
        </w:rPr>
        <w:t xml:space="preserve">Anonymous research database (with consent)</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hdre5g512nme" w:id="13"/>
      <w:bookmarkEnd w:id="13"/>
      <w:r w:rsidDel="00000000" w:rsidR="00000000" w:rsidRPr="00000000">
        <w:rPr>
          <w:b w:val="1"/>
          <w:bCs w:val="1"/>
          <w:sz w:val="34"/>
          <w:szCs w:val="34"/>
          <w:rtl w:val="0"/>
        </w:rPr>
        <w:t xml:space="preserve">Workflow 7: Emergency Escalation Protocol</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Step 1:</w:t>
      </w:r>
      <w:r w:rsidDel="00000000" w:rsidR="00000000" w:rsidRPr="00000000">
        <w:rPr>
          <w:rtl w:val="0"/>
        </w:rPr>
        <w:t xml:space="preserve"> Issue detected (e.g., transport delay, organ quality concern, recipient complication)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Step 2:</w:t>
      </w:r>
      <w:r w:rsidDel="00000000" w:rsidR="00000000" w:rsidRPr="00000000">
        <w:rPr>
          <w:rtl w:val="0"/>
        </w:rPr>
        <w:t xml:space="preserve"> Staff member clicks "Emergency Alert" button in platform</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Step 3:</w:t>
      </w:r>
      <w:r w:rsidDel="00000000" w:rsidR="00000000" w:rsidRPr="00000000">
        <w:rPr>
          <w:rtl w:val="0"/>
        </w:rPr>
        <w:t xml:space="preserve"> Automated system:</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Sends push notifications to all stakeholders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Escalates to OrganLink Heroes emergency coordinator</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rtl w:val="0"/>
        </w:rPr>
        <w:t xml:space="preserve">Opens dedicated crisis communication channel</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Step 4:</w:t>
      </w:r>
      <w:r w:rsidDel="00000000" w:rsidR="00000000" w:rsidRPr="00000000">
        <w:rPr>
          <w:rtl w:val="0"/>
        </w:rPr>
        <w:t xml:space="preserve"> Emergency coordinator initiates video conference with both hospitals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Step 5:</w:t>
      </w:r>
      <w:r w:rsidDel="00000000" w:rsidR="00000000" w:rsidRPr="00000000">
        <w:rPr>
          <w:rtl w:val="0"/>
        </w:rPr>
        <w:t xml:space="preserve"> Team decides contingency action:</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rtl w:val="0"/>
        </w:rPr>
        <w:t xml:space="preserve">Redirect organ to alternate recipient</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Arrange emergency transport</w:t>
      </w:r>
    </w:p>
    <w:p w:rsidR="00000000" w:rsidDel="00000000" w:rsidP="00000000" w:rsidRDefault="00000000" w:rsidRPr="00000000" w14:paraId="000000B4">
      <w:pPr>
        <w:numPr>
          <w:ilvl w:val="0"/>
          <w:numId w:val="7"/>
        </w:numPr>
        <w:spacing w:after="240" w:before="0" w:beforeAutospacing="0" w:lineRule="auto"/>
        <w:ind w:left="720" w:hanging="360"/>
      </w:pPr>
      <w:r w:rsidDel="00000000" w:rsidR="00000000" w:rsidRPr="00000000">
        <w:rPr>
          <w:rtl w:val="0"/>
        </w:rPr>
        <w:t xml:space="preserve">Abort procedure with documentation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Step 6:</w:t>
      </w:r>
      <w:r w:rsidDel="00000000" w:rsidR="00000000" w:rsidRPr="00000000">
        <w:rPr>
          <w:rtl w:val="0"/>
        </w:rPr>
        <w:t xml:space="preserve"> All decisions logged with timestamps for audit trail</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Step 7:</w:t>
      </w:r>
      <w:r w:rsidDel="00000000" w:rsidR="00000000" w:rsidRPr="00000000">
        <w:rPr>
          <w:rtl w:val="0"/>
        </w:rPr>
        <w:t xml:space="preserve"> Post-incident review form completed within 48 hours</w:t>
      </w:r>
    </w:p>
    <w:p w:rsidR="00000000" w:rsidDel="00000000" w:rsidP="00000000" w:rsidRDefault="00000000" w:rsidRPr="00000000" w14:paraId="000000B7">
      <w:pPr>
        <w:spacing w:after="240" w:before="24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otrrvmg3ovlx" w:id="14"/>
      <w:bookmarkEnd w:id="14"/>
      <w:r w:rsidDel="00000000" w:rsidR="00000000" w:rsidRPr="00000000">
        <w:rPr>
          <w:b w:val="1"/>
          <w:bCs w:val="1"/>
          <w:sz w:val="46"/>
          <w:szCs w:val="46"/>
          <w:rtl w:val="0"/>
        </w:rPr>
        <w:t xml:space="preserve">Global Scalability</w:t>
      </w:r>
    </w:p>
    <w:p w:rsidR="00000000" w:rsidDel="00000000" w:rsidP="00000000" w:rsidRDefault="00000000" w:rsidRPr="00000000" w14:paraId="000000BA">
      <w:pPr>
        <w:spacing w:after="240" w:before="240" w:lineRule="auto"/>
        <w:rPr/>
      </w:pPr>
      <w:r w:rsidDel="00000000" w:rsidR="00000000" w:rsidRPr="00000000">
        <w:rPr>
          <w:rtl w:val="0"/>
        </w:rPr>
        <w:t xml:space="preserve">OrganLink Heroes is designed for worldwide deployment.</w:t>
        <w:br w:type="textWrapping"/>
        <w:t xml:space="preserve"> Its modular architecture allows each functional unit—verification, logistics, donor screening, hospital coordination—to operate independently or be adapted to local regulations.</w:t>
      </w:r>
    </w:p>
    <w:p w:rsidR="00000000" w:rsidDel="00000000" w:rsidP="00000000" w:rsidRDefault="00000000" w:rsidRPr="00000000" w14:paraId="000000BB">
      <w:pPr>
        <w:spacing w:after="240" w:before="240" w:lineRule="auto"/>
        <w:rPr/>
      </w:pPr>
      <w:r w:rsidDel="00000000" w:rsidR="00000000" w:rsidRPr="00000000">
        <w:rPr>
          <w:rtl w:val="0"/>
        </w:rPr>
        <w:t xml:space="preserve">The system supports:</w:t>
      </w:r>
    </w:p>
    <w:p w:rsidR="00000000" w:rsidDel="00000000" w:rsidP="00000000" w:rsidRDefault="00000000" w:rsidRPr="00000000" w14:paraId="000000BC">
      <w:pPr>
        <w:numPr>
          <w:ilvl w:val="0"/>
          <w:numId w:val="11"/>
        </w:numPr>
        <w:spacing w:after="0" w:afterAutospacing="0" w:before="240" w:lineRule="auto"/>
        <w:ind w:left="720" w:hanging="360"/>
      </w:pPr>
      <w:r w:rsidDel="00000000" w:rsidR="00000000" w:rsidRPr="00000000">
        <w:rPr>
          <w:rtl w:val="0"/>
        </w:rPr>
        <w:t xml:space="preserve">Regional compatibility rules</w:t>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rtl w:val="0"/>
        </w:rPr>
        <w:t xml:space="preserve">Multilingual interfaces</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Country-specific medical protocols</w:t>
      </w:r>
    </w:p>
    <w:p w:rsidR="00000000" w:rsidDel="00000000" w:rsidP="00000000" w:rsidRDefault="00000000" w:rsidRPr="00000000" w14:paraId="000000BF">
      <w:pPr>
        <w:numPr>
          <w:ilvl w:val="0"/>
          <w:numId w:val="11"/>
        </w:numPr>
        <w:spacing w:after="240" w:before="0" w:beforeAutospacing="0" w:lineRule="auto"/>
        <w:ind w:left="720" w:hanging="360"/>
      </w:pPr>
      <w:r w:rsidDel="00000000" w:rsidR="00000000" w:rsidRPr="00000000">
        <w:rPr>
          <w:rtl w:val="0"/>
        </w:rPr>
        <w:t xml:space="preserve">Scalable data integration with national donor registries</w:t>
      </w:r>
    </w:p>
    <w:p w:rsidR="00000000" w:rsidDel="00000000" w:rsidP="00000000" w:rsidRDefault="00000000" w:rsidRPr="00000000" w14:paraId="000000C0">
      <w:pPr>
        <w:spacing w:after="240" w:before="240" w:lineRule="auto"/>
        <w:rPr/>
      </w:pPr>
      <w:r w:rsidDel="00000000" w:rsidR="00000000" w:rsidRPr="00000000">
        <w:rPr>
          <w:rtl w:val="0"/>
        </w:rPr>
        <w:t xml:space="preserve">This ensures that every participating country can work cohesively within the OrganLink Heroes framework while maintaining ethical and legal compliance.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krrsvec8l67c" w:id="15"/>
      <w:bookmarkEnd w:id="15"/>
      <w:r w:rsidDel="00000000" w:rsidR="00000000" w:rsidRPr="00000000">
        <w:rPr>
          <w:b w:val="1"/>
          <w:bCs w:val="1"/>
          <w:sz w:val="46"/>
          <w:szCs w:val="46"/>
          <w:rtl w:val="0"/>
        </w:rPr>
        <w:t xml:space="preserve">Hierarchy Diagram Summary</w:t>
      </w:r>
    </w:p>
    <w:p w:rsidR="00000000" w:rsidDel="00000000" w:rsidP="00000000" w:rsidRDefault="00000000" w:rsidRPr="00000000" w14:paraId="000000C3">
      <w:pPr>
        <w:spacing w:after="240" w:before="240" w:lineRule="auto"/>
        <w:rPr/>
      </w:pPr>
      <w:r w:rsidDel="00000000" w:rsidR="00000000" w:rsidRPr="00000000">
        <w:rPr>
          <w:rtl w:val="0"/>
        </w:rPr>
        <w:t xml:space="preserve">The global hierarchy includes:</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b w:val="1"/>
          <w:bCs w:val="1"/>
          <w:rtl w:val="0"/>
        </w:rPr>
        <w:t xml:space="preserve">Platform Core</w:t>
      </w:r>
    </w:p>
    <w:p w:rsidR="00000000" w:rsidDel="00000000" w:rsidP="00000000" w:rsidRDefault="00000000" w:rsidRPr="00000000" w14:paraId="000000C5">
      <w:pPr>
        <w:numPr>
          <w:ilvl w:val="1"/>
          <w:numId w:val="24"/>
        </w:numPr>
        <w:spacing w:after="0" w:afterAutospacing="0" w:before="0" w:beforeAutospacing="0" w:lineRule="auto"/>
        <w:ind w:left="1440" w:hanging="360"/>
      </w:pPr>
      <w:r w:rsidDel="00000000" w:rsidR="00000000" w:rsidRPr="00000000">
        <w:rPr>
          <w:rtl w:val="0"/>
        </w:rPr>
        <w:t xml:space="preserve">Medical Verification Module</w:t>
      </w:r>
    </w:p>
    <w:p w:rsidR="00000000" w:rsidDel="00000000" w:rsidP="00000000" w:rsidRDefault="00000000" w:rsidRPr="00000000" w14:paraId="000000C6">
      <w:pPr>
        <w:numPr>
          <w:ilvl w:val="1"/>
          <w:numId w:val="24"/>
        </w:numPr>
        <w:spacing w:after="0" w:afterAutospacing="0" w:before="0" w:beforeAutospacing="0" w:lineRule="auto"/>
        <w:ind w:left="1440" w:hanging="360"/>
      </w:pPr>
      <w:r w:rsidDel="00000000" w:rsidR="00000000" w:rsidRPr="00000000">
        <w:rPr>
          <w:rtl w:val="0"/>
        </w:rPr>
        <w:t xml:space="preserve">App Framework</w:t>
      </w:r>
    </w:p>
    <w:p w:rsidR="00000000" w:rsidDel="00000000" w:rsidP="00000000" w:rsidRDefault="00000000" w:rsidRPr="00000000" w14:paraId="000000C7">
      <w:pPr>
        <w:numPr>
          <w:ilvl w:val="1"/>
          <w:numId w:val="24"/>
        </w:numPr>
        <w:spacing w:after="0" w:afterAutospacing="0" w:before="0" w:beforeAutospacing="0" w:lineRule="auto"/>
        <w:ind w:left="1440" w:hanging="360"/>
      </w:pPr>
      <w:r w:rsidDel="00000000" w:rsidR="00000000" w:rsidRPr="00000000">
        <w:rPr>
          <w:rtl w:val="0"/>
        </w:rPr>
        <w:t xml:space="preserve">Organ Tracking &amp; Inventory System</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bCs w:val="1"/>
          <w:rtl w:val="0"/>
        </w:rPr>
        <w:t xml:space="preserve">Global Stakeholders</w:t>
      </w:r>
    </w:p>
    <w:p w:rsidR="00000000" w:rsidDel="00000000" w:rsidP="00000000" w:rsidRDefault="00000000" w:rsidRPr="00000000" w14:paraId="000000C9">
      <w:pPr>
        <w:numPr>
          <w:ilvl w:val="1"/>
          <w:numId w:val="24"/>
        </w:numPr>
        <w:spacing w:after="0" w:afterAutospacing="0" w:before="0" w:beforeAutospacing="0" w:lineRule="auto"/>
        <w:ind w:left="1440" w:hanging="360"/>
      </w:pPr>
      <w:r w:rsidDel="00000000" w:rsidR="00000000" w:rsidRPr="00000000">
        <w:rPr>
          <w:rtl w:val="0"/>
        </w:rPr>
        <w:t xml:space="preserve">World Health Organizations</w:t>
      </w:r>
    </w:p>
    <w:p w:rsidR="00000000" w:rsidDel="00000000" w:rsidP="00000000" w:rsidRDefault="00000000" w:rsidRPr="00000000" w14:paraId="000000CA">
      <w:pPr>
        <w:numPr>
          <w:ilvl w:val="1"/>
          <w:numId w:val="24"/>
        </w:numPr>
        <w:spacing w:after="0" w:afterAutospacing="0" w:before="0" w:beforeAutospacing="0" w:lineRule="auto"/>
        <w:ind w:left="1440" w:hanging="360"/>
      </w:pPr>
      <w:r w:rsidDel="00000000" w:rsidR="00000000" w:rsidRPr="00000000">
        <w:rPr>
          <w:rtl w:val="0"/>
        </w:rPr>
        <w:t xml:space="preserve">Certified Logistics Partners</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b w:val="1"/>
          <w:bCs w:val="1"/>
          <w:rtl w:val="0"/>
        </w:rPr>
        <w:t xml:space="preserve">Local Operations</w:t>
      </w:r>
    </w:p>
    <w:p w:rsidR="00000000" w:rsidDel="00000000" w:rsidP="00000000" w:rsidRDefault="00000000" w:rsidRPr="00000000" w14:paraId="000000CC">
      <w:pPr>
        <w:numPr>
          <w:ilvl w:val="1"/>
          <w:numId w:val="24"/>
        </w:numPr>
        <w:spacing w:after="0" w:afterAutospacing="0" w:before="0" w:beforeAutospacing="0" w:lineRule="auto"/>
        <w:ind w:left="1440" w:hanging="360"/>
      </w:pPr>
      <w:r w:rsidDel="00000000" w:rsidR="00000000" w:rsidRPr="00000000">
        <w:rPr>
          <w:rtl w:val="0"/>
        </w:rPr>
        <w:t xml:space="preserve">Government Agencies</w:t>
      </w:r>
    </w:p>
    <w:p w:rsidR="00000000" w:rsidDel="00000000" w:rsidP="00000000" w:rsidRDefault="00000000" w:rsidRPr="00000000" w14:paraId="000000CD">
      <w:pPr>
        <w:numPr>
          <w:ilvl w:val="1"/>
          <w:numId w:val="24"/>
        </w:numPr>
        <w:spacing w:after="0" w:afterAutospacing="0" w:before="0" w:beforeAutospacing="0" w:lineRule="auto"/>
        <w:ind w:left="1440" w:hanging="360"/>
      </w:pPr>
      <w:r w:rsidDel="00000000" w:rsidR="00000000" w:rsidRPr="00000000">
        <w:rPr>
          <w:rtl w:val="0"/>
        </w:rPr>
        <w:t xml:space="preserve">Transplant Clinics &amp; Hospitals</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b w:val="1"/>
          <w:bCs w:val="1"/>
          <w:rtl w:val="0"/>
        </w:rPr>
        <w:t xml:space="preserve">End Users</w:t>
      </w:r>
    </w:p>
    <w:p w:rsidR="00000000" w:rsidDel="00000000" w:rsidP="00000000" w:rsidRDefault="00000000" w:rsidRPr="00000000" w14:paraId="000000CF">
      <w:pPr>
        <w:numPr>
          <w:ilvl w:val="1"/>
          <w:numId w:val="24"/>
        </w:numPr>
        <w:spacing w:after="0" w:afterAutospacing="0" w:before="0" w:beforeAutospacing="0" w:lineRule="auto"/>
        <w:ind w:left="1440" w:hanging="360"/>
      </w:pPr>
      <w:r w:rsidDel="00000000" w:rsidR="00000000" w:rsidRPr="00000000">
        <w:rPr>
          <w:rtl w:val="0"/>
        </w:rPr>
        <w:t xml:space="preserve">Donors</w:t>
      </w:r>
    </w:p>
    <w:p w:rsidR="00000000" w:rsidDel="00000000" w:rsidP="00000000" w:rsidRDefault="00000000" w:rsidRPr="00000000" w14:paraId="000000D0">
      <w:pPr>
        <w:numPr>
          <w:ilvl w:val="1"/>
          <w:numId w:val="24"/>
        </w:numPr>
        <w:spacing w:after="0" w:afterAutospacing="0" w:before="0" w:beforeAutospacing="0" w:lineRule="auto"/>
        <w:ind w:left="1440" w:hanging="360"/>
      </w:pPr>
      <w:r w:rsidDel="00000000" w:rsidR="00000000" w:rsidRPr="00000000">
        <w:rPr>
          <w:rtl w:val="0"/>
        </w:rPr>
        <w:t xml:space="preserve">Beneficiaries</w:t>
      </w:r>
    </w:p>
    <w:p w:rsidR="00000000" w:rsidDel="00000000" w:rsidP="00000000" w:rsidRDefault="00000000" w:rsidRPr="00000000" w14:paraId="000000D1">
      <w:pPr>
        <w:numPr>
          <w:ilvl w:val="1"/>
          <w:numId w:val="24"/>
        </w:numPr>
        <w:spacing w:after="240" w:before="0" w:beforeAutospacing="0" w:lineRule="auto"/>
        <w:ind w:left="1440" w:hanging="360"/>
      </w:pPr>
      <w:r w:rsidDel="00000000" w:rsidR="00000000" w:rsidRPr="00000000">
        <w:rPr>
          <w:rtl w:val="0"/>
        </w:rPr>
        <w:t xml:space="preserve">Medical Professiona</w:t>
      </w:r>
      <w:r w:rsidDel="00000000" w:rsidR="00000000" w:rsidRPr="00000000">
        <w:rPr/>
        <w:drawing>
          <wp:inline distB="114300" distT="114300" distL="114300" distR="114300">
            <wp:extent cx="5531689" cy="25689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31689" cy="2568987"/>
                    </a:xfrm>
                    <a:prstGeom prst="rect"/>
                    <a:ln/>
                  </pic:spPr>
                </pic:pic>
              </a:graphicData>
            </a:graphic>
          </wp:inline>
        </w:drawing>
      </w:r>
      <w:del w:author="Rex Huang" w:id="13" w:date="2025-12-01T01:03:08Z">
        <w:r w:rsidDel="00000000" w:rsidR="00000000" w:rsidRPr="00000000">
          <w:rPr>
            <w:rtl w:val="0"/>
          </w:rPr>
          <w:delText xml:space="preserve">ls</w:delText>
        </w:r>
      </w:del>
      <w:r w:rsidDel="00000000" w:rsidR="00000000" w:rsidRPr="00000000">
        <w:rPr>
          <w:rtl w:val="0"/>
        </w:rPr>
      </w:r>
    </w:p>
    <w:p w:rsidR="00000000" w:rsidDel="00000000" w:rsidP="00000000" w:rsidRDefault="00000000" w:rsidRPr="00000000" w14:paraId="000000D2">
      <w:pPr>
        <w:spacing w:after="240" w:before="240" w:lineRule="auto"/>
        <w:ind w:left="1440" w:firstLine="0"/>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vx7jsipg5hmi" w:id="16"/>
      <w:bookmarkEnd w:id="16"/>
      <w:r w:rsidDel="00000000" w:rsidR="00000000" w:rsidRPr="00000000">
        <w:rPr>
          <w:b w:val="1"/>
          <w:bCs w:val="1"/>
          <w:sz w:val="46"/>
          <w:szCs w:val="46"/>
          <w:rtl w:val="0"/>
        </w:rPr>
        <w:t xml:space="preserve">Network</w:t>
      </w:r>
    </w:p>
    <w:p w:rsidR="00000000" w:rsidDel="00000000" w:rsidP="00000000" w:rsidRDefault="00000000" w:rsidRPr="00000000" w14:paraId="000000D5">
      <w:pPr>
        <w:numPr>
          <w:ilvl w:val="0"/>
          <w:numId w:val="2"/>
        </w:numPr>
        <w:spacing w:after="240" w:before="240" w:lineRule="auto"/>
        <w:ind w:left="720" w:hanging="360"/>
      </w:pPr>
      <w:r w:rsidDel="00000000" w:rsidR="00000000" w:rsidRPr="00000000">
        <w:rPr>
          <w:b w:val="1"/>
          <w:bCs w:val="1"/>
          <w:rtl w:val="0"/>
        </w:rPr>
        <w:t xml:space="preserve">OrganLink Global Network</w:t>
      </w:r>
      <w:r w:rsidDel="00000000" w:rsidR="00000000" w:rsidRPr="00000000">
        <w:rPr>
          <w:rtl w:val="0"/>
        </w:rPr>
        <w:t xml:space="preserve">:</w:t>
        <w:br w:type="textWrapping"/>
        <w:t xml:space="preserve"> A secure digital ecosystem connecting donors, hospitals, labs, logistics teams, and government organizations. It ensures real-time communication, data integrity, and cross-border coordination.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h8ggi4jkuuum" w:id="17"/>
      <w:bookmarkEnd w:id="17"/>
      <w:r w:rsidDel="00000000" w:rsidR="00000000" w:rsidRPr="00000000">
        <w:rPr>
          <w:b w:val="1"/>
          <w:bCs w:val="1"/>
          <w:sz w:val="46"/>
          <w:szCs w:val="46"/>
          <w:rtl w:val="0"/>
        </w:rPr>
        <w:t xml:space="preserve">Enterprise</w:t>
      </w:r>
    </w:p>
    <w:p w:rsidR="00000000" w:rsidDel="00000000" w:rsidP="00000000" w:rsidRDefault="00000000" w:rsidRPr="00000000" w14:paraId="000000D8">
      <w:pPr>
        <w:numPr>
          <w:ilvl w:val="0"/>
          <w:numId w:val="33"/>
        </w:numPr>
        <w:spacing w:after="0" w:afterAutospacing="0" w:before="240" w:lineRule="auto"/>
        <w:ind w:left="720" w:hanging="360"/>
      </w:pPr>
      <w:r w:rsidDel="00000000" w:rsidR="00000000" w:rsidRPr="00000000">
        <w:rPr>
          <w:b w:val="1"/>
          <w:bCs w:val="1"/>
          <w:rtl w:val="0"/>
        </w:rPr>
        <w:t xml:space="preserve">Hospital </w:t>
      </w:r>
      <w:r w:rsidDel="00000000" w:rsidR="00000000" w:rsidRPr="00000000">
        <w:rPr>
          <w:b w:val="1"/>
          <w:bCs w:val="1"/>
          <w:rtl w:val="0"/>
        </w:rPr>
        <w:t xml:space="preserve">Enterprise</w:t>
        <w:br w:type="textWrapping"/>
      </w:r>
      <w:r w:rsidDel="00000000" w:rsidR="00000000" w:rsidRPr="00000000">
        <w:rPr>
          <w:rtl w:val="0"/>
        </w:rPr>
        <w:t xml:space="preserve">Manages legal verification, ethical oversight, cross-border organ transport approval, and policy compliance.</w:t>
      </w:r>
    </w:p>
    <w:p w:rsidR="00000000" w:rsidDel="00000000" w:rsidP="00000000" w:rsidRDefault="00000000" w:rsidRPr="00000000" w14:paraId="000000D9">
      <w:pPr>
        <w:numPr>
          <w:ilvl w:val="0"/>
          <w:numId w:val="33"/>
        </w:numPr>
        <w:spacing w:after="0" w:afterAutospacing="0" w:before="0" w:beforeAutospacing="0" w:lineRule="auto"/>
        <w:ind w:left="720" w:hanging="360"/>
      </w:pPr>
      <w:commentRangeStart w:id="0"/>
      <w:r w:rsidDel="00000000" w:rsidR="00000000" w:rsidRPr="00000000">
        <w:rPr>
          <w:b w:val="1"/>
          <w:bCs w:val="1"/>
          <w:rtl w:val="0"/>
        </w:rPr>
        <w:t xml:space="preserve">Laboratory Enterprise</w:t>
      </w:r>
      <w:commentRangeEnd w:id="0"/>
      <w:r w:rsidDel="00000000" w:rsidR="00000000" w:rsidRPr="00000000">
        <w:commentReference w:id="0"/>
      </w:r>
      <w:r w:rsidDel="00000000" w:rsidR="00000000" w:rsidRPr="00000000">
        <w:rPr>
          <w:b w:val="1"/>
          <w:bCs w:val="1"/>
          <w:rtl w:val="0"/>
        </w:rPr>
        <w:br w:type="textWrapping"/>
      </w:r>
      <w:r w:rsidDel="00000000" w:rsidR="00000000" w:rsidRPr="00000000">
        <w:rPr>
          <w:rtl w:val="0"/>
        </w:rPr>
        <w:t xml:space="preserve">Conducts medical screening, organ viability testing, and ensures safety and compatibility standards.</w:t>
      </w:r>
    </w:p>
    <w:p w:rsidR="00000000" w:rsidDel="00000000" w:rsidP="00000000" w:rsidRDefault="00000000" w:rsidRPr="00000000" w14:paraId="000000DA">
      <w:pPr>
        <w:numPr>
          <w:ilvl w:val="0"/>
          <w:numId w:val="33"/>
        </w:numPr>
        <w:spacing w:after="0" w:afterAutospacing="0" w:before="0" w:beforeAutospacing="0" w:lineRule="auto"/>
        <w:ind w:left="720" w:hanging="360"/>
      </w:pPr>
      <w:r w:rsidDel="00000000" w:rsidR="00000000" w:rsidRPr="00000000">
        <w:rPr>
          <w:b w:val="1"/>
          <w:bCs w:val="1"/>
          <w:rtl w:val="0"/>
        </w:rPr>
        <w:t xml:space="preserve">Transplant Center Enterprise</w:t>
        <w:br w:type="textWrapping"/>
      </w:r>
      <w:r w:rsidDel="00000000" w:rsidR="00000000" w:rsidRPr="00000000">
        <w:rPr>
          <w:rtl w:val="0"/>
        </w:rPr>
        <w:t xml:space="preserve"> Represents hospitals and clinics authorized to perform transplants and manage organ recipients.</w:t>
      </w:r>
    </w:p>
    <w:p w:rsidR="00000000" w:rsidDel="00000000" w:rsidP="00000000" w:rsidRDefault="00000000" w:rsidRPr="00000000" w14:paraId="000000DB">
      <w:pPr>
        <w:numPr>
          <w:ilvl w:val="0"/>
          <w:numId w:val="33"/>
        </w:numPr>
        <w:spacing w:after="0" w:afterAutospacing="0" w:before="0" w:beforeAutospacing="0" w:lineRule="auto"/>
        <w:ind w:left="720" w:hanging="360"/>
      </w:pPr>
      <w:r w:rsidDel="00000000" w:rsidR="00000000" w:rsidRPr="00000000">
        <w:rPr>
          <w:b w:val="1"/>
          <w:bCs w:val="1"/>
          <w:rtl w:val="0"/>
        </w:rPr>
        <w:t xml:space="preserve">Logistics Enterprise </w:t>
        <w:br w:type="textWrapping"/>
      </w:r>
      <w:r w:rsidDel="00000000" w:rsidR="00000000" w:rsidRPr="00000000">
        <w:rPr>
          <w:rtl w:val="0"/>
        </w:rPr>
        <w:t xml:space="preserve"> Coordinates refrigerated transport, preservation timing, and organ delivery schedules.</w:t>
      </w:r>
    </w:p>
    <w:p w:rsidR="00000000" w:rsidDel="00000000" w:rsidP="00000000" w:rsidRDefault="00000000" w:rsidRPr="00000000" w14:paraId="000000DC">
      <w:pPr>
        <w:numPr>
          <w:ilvl w:val="0"/>
          <w:numId w:val="33"/>
        </w:numPr>
        <w:spacing w:after="240" w:before="0" w:beforeAutospacing="0" w:lineRule="auto"/>
        <w:ind w:left="720" w:hanging="360"/>
      </w:pPr>
      <w:commentRangeStart w:id="1"/>
      <w:r w:rsidDel="00000000" w:rsidR="00000000" w:rsidRPr="00000000">
        <w:rPr>
          <w:b w:val="1"/>
          <w:bCs w:val="1"/>
          <w:rtl w:val="0"/>
        </w:rPr>
        <w:t xml:space="preserve">Third-party Enterprise</w:t>
      </w:r>
      <w:commentRangeEnd w:id="1"/>
      <w:r w:rsidDel="00000000" w:rsidR="00000000" w:rsidRPr="00000000">
        <w:commentReference w:id="1"/>
      </w:r>
      <w:r w:rsidDel="00000000" w:rsidR="00000000" w:rsidRPr="00000000">
        <w:rPr>
          <w:b w:val="1"/>
          <w:bCs w:val="1"/>
          <w:rtl w:val="0"/>
        </w:rPr>
        <w:br w:type="textWrapping"/>
      </w:r>
      <w:r w:rsidDel="00000000" w:rsidR="00000000" w:rsidRPr="00000000">
        <w:rPr>
          <w:rtl w:val="0"/>
        </w:rPr>
        <w:t xml:space="preserve">Oversees global strategy, partnerships, funding allocation, and international coordination.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color w:val="783f04"/>
        </w:rPr>
      </w:pPr>
      <w:bookmarkStart w:colFirst="0" w:colLast="0" w:name="_y0b8xbmvrtq9" w:id="18"/>
      <w:bookmarkEnd w:id="18"/>
      <w:commentRangeStart w:id="2"/>
      <w:r w:rsidDel="00000000" w:rsidR="00000000" w:rsidRPr="00000000">
        <w:rPr>
          <w:b w:val="1"/>
          <w:bCs w:val="1"/>
          <w:rtl w:val="0"/>
        </w:rPr>
        <w:t xml:space="preserve">Roles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F">
      <w:pPr>
        <w:numPr>
          <w:ilvl w:val="0"/>
          <w:numId w:val="26"/>
        </w:numPr>
        <w:spacing w:after="0" w:afterAutospacing="0" w:before="240" w:lineRule="auto"/>
        <w:ind w:left="720" w:hanging="360"/>
        <w:rPr/>
      </w:pPr>
      <w:r w:rsidDel="00000000" w:rsidR="00000000" w:rsidRPr="00000000">
        <w:rPr>
          <w:rtl w:val="0"/>
        </w:rPr>
        <w:t xml:space="preserve">AdminRole – Manages user accounts, platform settings, and system operations,maintains digital infrastructure and security.</w:t>
      </w:r>
    </w:p>
    <w:p w:rsidR="00000000" w:rsidDel="00000000" w:rsidP="00000000" w:rsidRDefault="00000000" w:rsidRPr="00000000" w14:paraId="000000E0">
      <w:pPr>
        <w:numPr>
          <w:ilvl w:val="0"/>
          <w:numId w:val="26"/>
        </w:numPr>
        <w:spacing w:after="0" w:afterAutospacing="0" w:before="0" w:beforeAutospacing="0" w:lineRule="auto"/>
        <w:ind w:left="720" w:hanging="360"/>
        <w:rPr/>
      </w:pPr>
      <w:r w:rsidDel="00000000" w:rsidR="00000000" w:rsidRPr="00000000">
        <w:rPr>
          <w:rtl w:val="0"/>
        </w:rPr>
        <w:t xml:space="preserve">Recipient Role - Submits donation request to Hospital : Government Officer Role after filling form.</w:t>
      </w:r>
    </w:p>
    <w:p w:rsidR="00000000" w:rsidDel="00000000" w:rsidP="00000000" w:rsidRDefault="00000000" w:rsidRPr="00000000" w14:paraId="000000E1">
      <w:pPr>
        <w:numPr>
          <w:ilvl w:val="0"/>
          <w:numId w:val="26"/>
        </w:numPr>
        <w:spacing w:after="0" w:afterAutospacing="0" w:before="0" w:beforeAutospacing="0" w:lineRule="auto"/>
        <w:ind w:left="720" w:hanging="360"/>
        <w:rPr>
          <w:u w:val="none"/>
        </w:rPr>
      </w:pPr>
      <w:r w:rsidDel="00000000" w:rsidR="00000000" w:rsidRPr="00000000">
        <w:rPr>
          <w:rtl w:val="0"/>
        </w:rPr>
        <w:t xml:space="preserve">Donor Role - Submits an organ donation registration form to the hospital; the request is forwarded to the Government Officer Role for initial verification.</w:t>
      </w:r>
    </w:p>
    <w:p w:rsidR="00000000" w:rsidDel="00000000" w:rsidP="00000000" w:rsidRDefault="00000000" w:rsidRPr="00000000" w14:paraId="000000E2">
      <w:pPr>
        <w:numPr>
          <w:ilvl w:val="0"/>
          <w:numId w:val="26"/>
        </w:numPr>
        <w:spacing w:after="0" w:afterAutospacing="0" w:before="0" w:beforeAutospacing="0" w:lineRule="auto"/>
        <w:ind w:left="720" w:hanging="360"/>
        <w:rPr/>
      </w:pPr>
      <w:r w:rsidDel="00000000" w:rsidR="00000000" w:rsidRPr="00000000">
        <w:rPr>
          <w:rtl w:val="0"/>
        </w:rPr>
        <w:t xml:space="preserve">Hospital Officer Role – Confirms documentation, oversees ethical compliance, and forwards approved cases to Doctor Role.</w:t>
      </w:r>
    </w:p>
    <w:p w:rsidR="00000000" w:rsidDel="00000000" w:rsidP="00000000" w:rsidRDefault="00000000" w:rsidRPr="00000000" w14:paraId="000000E3">
      <w:pPr>
        <w:numPr>
          <w:ilvl w:val="0"/>
          <w:numId w:val="26"/>
        </w:numPr>
        <w:spacing w:after="0" w:afterAutospacing="0" w:before="0" w:beforeAutospacing="0" w:lineRule="auto"/>
        <w:ind w:left="720" w:hanging="360"/>
        <w:rPr/>
      </w:pPr>
      <w:r w:rsidDel="00000000" w:rsidR="00000000" w:rsidRPr="00000000">
        <w:rPr>
          <w:rtl w:val="0"/>
        </w:rPr>
        <w:t xml:space="preserve">Doctor Role- Assigns each case to a Lab Technician Role for medical testing; reviews summary test reports, evaluates results, verifies organ health, confirms donor–recipient compatibility, and submit surgery request to the Transplant Coordinator Role once donor–recipient organ match .</w:t>
      </w:r>
    </w:p>
    <w:p w:rsidR="00000000" w:rsidDel="00000000" w:rsidP="00000000" w:rsidRDefault="00000000" w:rsidRPr="00000000" w14:paraId="000000E4">
      <w:pPr>
        <w:numPr>
          <w:ilvl w:val="0"/>
          <w:numId w:val="26"/>
        </w:numPr>
        <w:spacing w:after="0" w:afterAutospacing="0" w:before="0" w:beforeAutospacing="0" w:lineRule="auto"/>
        <w:ind w:left="720" w:hanging="360"/>
        <w:rPr/>
      </w:pPr>
      <w:r w:rsidDel="00000000" w:rsidR="00000000" w:rsidRPr="00000000">
        <w:rPr>
          <w:rtl w:val="0"/>
        </w:rPr>
        <w:t xml:space="preserve">Lab Technician Role- Conducts medical tests, verifies organ health, including infectious disease screening, blood test and immunologic test,imaging test(X-ray),organ function evaluation (Lungs,Heart,Kidneys,Liver) </w:t>
      </w:r>
    </w:p>
    <w:p w:rsidR="00000000" w:rsidDel="00000000" w:rsidP="00000000" w:rsidRDefault="00000000" w:rsidRPr="00000000" w14:paraId="000000E5">
      <w:pPr>
        <w:numPr>
          <w:ilvl w:val="0"/>
          <w:numId w:val="26"/>
        </w:numPr>
        <w:spacing w:after="0" w:afterAutospacing="0" w:before="0" w:beforeAutospacing="0" w:lineRule="auto"/>
        <w:ind w:left="720" w:hanging="360"/>
      </w:pPr>
      <w:r w:rsidDel="00000000" w:rsidR="00000000" w:rsidRPr="00000000">
        <w:rPr>
          <w:rtl w:val="0"/>
        </w:rPr>
        <w:t xml:space="preserve">Case Manager Role –  Assists donors and recipients throughout the process, coordinates workflow among stakeholders,and resolves medical or logistical issues; also receiving surgery complete notification from Doctor Role.</w:t>
      </w:r>
    </w:p>
    <w:p w:rsidR="00000000" w:rsidDel="00000000" w:rsidP="00000000" w:rsidRDefault="00000000" w:rsidRPr="00000000" w14:paraId="000000E6">
      <w:pPr>
        <w:numPr>
          <w:ilvl w:val="0"/>
          <w:numId w:val="26"/>
        </w:numPr>
        <w:spacing w:after="0" w:afterAutospacing="0" w:before="0" w:beforeAutospacing="0" w:lineRule="auto"/>
        <w:ind w:left="720" w:hanging="360"/>
        <w:rPr/>
      </w:pPr>
      <w:r w:rsidDel="00000000" w:rsidR="00000000" w:rsidRPr="00000000">
        <w:rPr>
          <w:rtl w:val="0"/>
        </w:rPr>
        <w:t xml:space="preserve">Transplant Coordinator Role – Manages donor-recipient connections , receives doctor approval , and surgery scheduling .</w:t>
      </w:r>
    </w:p>
    <w:p w:rsidR="00000000" w:rsidDel="00000000" w:rsidP="00000000" w:rsidRDefault="00000000" w:rsidRPr="00000000" w14:paraId="000000E7">
      <w:pPr>
        <w:numPr>
          <w:ilvl w:val="0"/>
          <w:numId w:val="26"/>
        </w:numPr>
        <w:spacing w:after="0" w:afterAutospacing="0" w:before="0" w:beforeAutospacing="0" w:lineRule="auto"/>
        <w:ind w:left="720" w:hanging="360"/>
        <w:rPr/>
      </w:pPr>
      <w:r w:rsidDel="00000000" w:rsidR="00000000" w:rsidRPr="00000000">
        <w:rPr>
          <w:rtl w:val="0"/>
        </w:rPr>
        <w:t xml:space="preserve">Logistics Officer Role – Oversees organ transportation and preservation.</w:t>
      </w:r>
    </w:p>
    <w:p w:rsidR="00000000" w:rsidDel="00000000" w:rsidP="00000000" w:rsidRDefault="00000000" w:rsidRPr="00000000" w14:paraId="000000E8">
      <w:pPr>
        <w:numPr>
          <w:ilvl w:val="0"/>
          <w:numId w:val="26"/>
        </w:numPr>
        <w:spacing w:after="240" w:before="0" w:beforeAutospacing="0" w:lineRule="auto"/>
        <w:ind w:left="720" w:hanging="360"/>
        <w:rPr/>
      </w:pPr>
      <w:r w:rsidDel="00000000" w:rsidR="00000000" w:rsidRPr="00000000">
        <w:rPr>
          <w:rtl w:val="0"/>
        </w:rPr>
        <w:t xml:space="preserve">International Affairs Officer Role – Handles global regulatory coordination and international partnerships.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t9wfu95yfj8q" w:id="19"/>
      <w:bookmarkEnd w:id="19"/>
      <w:commentRangeStart w:id="3"/>
      <w:r w:rsidDel="00000000" w:rsidR="00000000" w:rsidRPr="00000000">
        <w:rPr>
          <w:b w:val="1"/>
          <w:bCs w:val="1"/>
          <w:sz w:val="46"/>
          <w:szCs w:val="46"/>
          <w:rtl w:val="0"/>
        </w:rPr>
        <w:t xml:space="preserve">Organization</w:t>
      </w:r>
      <w:commentRangeEnd w:id="3"/>
      <w:r w:rsidDel="00000000" w:rsidR="00000000" w:rsidRPr="00000000">
        <w:commentReference w:id="3"/>
      </w:r>
      <w:r w:rsidDel="00000000" w:rsidR="00000000" w:rsidRPr="00000000">
        <w:rPr>
          <w:b w:val="1"/>
          <w:bCs w:val="1"/>
          <w:sz w:val="46"/>
          <w:szCs w:val="46"/>
          <w:rtl w:val="0"/>
        </w:rPr>
        <w:t xml:space="preserve"> </w:t>
      </w:r>
    </w:p>
    <w:p w:rsidR="00000000" w:rsidDel="00000000" w:rsidP="00000000" w:rsidRDefault="00000000" w:rsidRPr="00000000" w14:paraId="000000EB">
      <w:pPr>
        <w:numPr>
          <w:ilvl w:val="0"/>
          <w:numId w:val="13"/>
        </w:numPr>
        <w:spacing w:after="0" w:afterAutospacing="0" w:before="240" w:lineRule="auto"/>
        <w:ind w:left="720" w:hanging="360"/>
        <w:rPr/>
      </w:pPr>
      <w:r w:rsidDel="00000000" w:rsidR="00000000" w:rsidRPr="00000000">
        <w:rPr>
          <w:rtl w:val="0"/>
        </w:rPr>
        <w:t xml:space="preserve">Admin Organization </w:t>
        <w:br w:type="textWrapping"/>
        <w:t xml:space="preserve">Ensures platform operations, communication, and technical performance.</w:t>
      </w:r>
    </w:p>
    <w:p w:rsidR="00000000" w:rsidDel="00000000" w:rsidP="00000000" w:rsidRDefault="00000000" w:rsidRPr="00000000" w14:paraId="000000EC">
      <w:pPr>
        <w:numPr>
          <w:ilvl w:val="0"/>
          <w:numId w:val="13"/>
        </w:numPr>
        <w:spacing w:after="0" w:afterAutospacing="0" w:before="0" w:beforeAutospacing="0" w:lineRule="auto"/>
        <w:ind w:left="720" w:hanging="360"/>
        <w:rPr/>
      </w:pPr>
      <w:r w:rsidDel="00000000" w:rsidR="00000000" w:rsidRPr="00000000">
        <w:rPr>
          <w:rtl w:val="0"/>
        </w:rPr>
        <w:t xml:space="preserve">Hospital </w:t>
      </w:r>
      <w:commentRangeStart w:id="4"/>
      <w:r w:rsidDel="00000000" w:rsidR="00000000" w:rsidRPr="00000000">
        <w:rPr>
          <w:rtl w:val="0"/>
        </w:rPr>
        <w:t xml:space="preserve">Organization </w:t>
      </w:r>
      <w:commentRangeEnd w:id="4"/>
      <w:r w:rsidDel="00000000" w:rsidR="00000000" w:rsidRPr="00000000">
        <w:commentReference w:id="4"/>
      </w:r>
      <w:r w:rsidDel="00000000" w:rsidR="00000000" w:rsidRPr="00000000">
        <w:rPr>
          <w:b w:val="1"/>
          <w:bCs w:val="1"/>
          <w:rtl w:val="0"/>
        </w:rPr>
        <w:br w:type="textWrapping"/>
      </w:r>
      <w:r w:rsidDel="00000000" w:rsidR="00000000" w:rsidRPr="00000000">
        <w:rPr>
          <w:rtl w:val="0"/>
        </w:rPr>
        <w:t xml:space="preserve">Provides legal verification and empty trace validation, regulatory oversight, and anti-trafficking enforcement, verify donor and recipient documents.</w:t>
      </w:r>
    </w:p>
    <w:p w:rsidR="00000000" w:rsidDel="00000000" w:rsidP="00000000" w:rsidRDefault="00000000" w:rsidRPr="00000000" w14:paraId="000000ED">
      <w:pPr>
        <w:numPr>
          <w:ilvl w:val="0"/>
          <w:numId w:val="13"/>
        </w:numPr>
        <w:spacing w:after="240" w:before="0" w:beforeAutospacing="0" w:lineRule="auto"/>
        <w:ind w:left="720" w:hanging="360"/>
      </w:pPr>
      <w:commentRangeStart w:id="5"/>
      <w:r w:rsidDel="00000000" w:rsidR="00000000" w:rsidRPr="00000000">
        <w:rPr>
          <w:b w:val="1"/>
          <w:bCs w:val="1"/>
          <w:rtl w:val="0"/>
        </w:rPr>
        <w:t xml:space="preserve">Transplant Clinic Organization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Hospital networks responsible for donor screening, organ procurement, and transplant surgeries, reviews summary test reports,confirms donor–recipient compatibility.</w:t>
      </w:r>
    </w:p>
    <w:p w:rsidR="00000000" w:rsidDel="00000000" w:rsidP="00000000" w:rsidRDefault="00000000" w:rsidRPr="00000000" w14:paraId="000000EF">
      <w:pPr>
        <w:numPr>
          <w:ilvl w:val="0"/>
          <w:numId w:val="13"/>
        </w:numPr>
        <w:spacing w:after="0" w:afterAutospacing="0" w:before="240" w:lineRule="auto"/>
        <w:ind w:left="720" w:hanging="360"/>
      </w:pPr>
      <w:commentRangeStart w:id="6"/>
      <w:r w:rsidDel="00000000" w:rsidR="00000000" w:rsidRPr="00000000">
        <w:rPr>
          <w:b w:val="1"/>
          <w:bCs w:val="1"/>
          <w:rtl w:val="0"/>
        </w:rPr>
        <w:t xml:space="preserve">Logistics Organization</w:t>
      </w:r>
      <w:commentRangeEnd w:id="6"/>
      <w:r w:rsidDel="00000000" w:rsidR="00000000" w:rsidRPr="00000000">
        <w:commentReference w:id="6"/>
      </w:r>
      <w:r w:rsidDel="00000000" w:rsidR="00000000" w:rsidRPr="00000000">
        <w:rPr>
          <w:b w:val="1"/>
          <w:bCs w:val="1"/>
          <w:rtl w:val="0"/>
        </w:rPr>
        <w:br w:type="textWrapping"/>
      </w:r>
      <w:r w:rsidDel="00000000" w:rsidR="00000000" w:rsidRPr="00000000">
        <w:rPr>
          <w:rtl w:val="0"/>
        </w:rPr>
        <w:t xml:space="preserve">Handles organ transportation, cold-chain management, and emergency transport routing,storing organs for recipients .</w:t>
      </w:r>
    </w:p>
    <w:p w:rsidR="00000000" w:rsidDel="00000000" w:rsidP="00000000" w:rsidRDefault="00000000" w:rsidRPr="00000000" w14:paraId="000000F0">
      <w:pPr>
        <w:numPr>
          <w:ilvl w:val="0"/>
          <w:numId w:val="13"/>
        </w:numPr>
        <w:spacing w:after="0" w:afterAutospacing="0" w:before="0" w:beforeAutospacing="0" w:lineRule="auto"/>
        <w:ind w:left="720" w:hanging="360"/>
      </w:pPr>
      <w:commentRangeStart w:id="7"/>
      <w:r w:rsidDel="00000000" w:rsidR="00000000" w:rsidRPr="00000000">
        <w:rPr>
          <w:b w:val="1"/>
          <w:bCs w:val="1"/>
          <w:rtl w:val="0"/>
        </w:rPr>
        <w:t xml:space="preserve">Laboratory Organization</w:t>
      </w:r>
      <w:commentRangeEnd w:id="7"/>
      <w:r w:rsidDel="00000000" w:rsidR="00000000" w:rsidRPr="00000000">
        <w:commentReference w:id="7"/>
      </w:r>
      <w:r w:rsidDel="00000000" w:rsidR="00000000" w:rsidRPr="00000000">
        <w:rPr>
          <w:b w:val="1"/>
          <w:bCs w:val="1"/>
          <w:rtl w:val="0"/>
        </w:rPr>
        <w:br w:type="textWrapping"/>
      </w:r>
      <w:r w:rsidDel="00000000" w:rsidR="00000000" w:rsidRPr="00000000">
        <w:rPr>
          <w:rtl w:val="0"/>
        </w:rPr>
        <w:t xml:space="preserve">Conduct medical tests and research to ensure safety, compatibility, and scientific analysis of all organ donations.</w:t>
      </w:r>
    </w:p>
    <w:p w:rsidR="00000000" w:rsidDel="00000000" w:rsidP="00000000" w:rsidRDefault="00000000" w:rsidRPr="00000000" w14:paraId="000000F1">
      <w:pPr>
        <w:numPr>
          <w:ilvl w:val="0"/>
          <w:numId w:val="13"/>
        </w:numPr>
        <w:spacing w:after="240" w:before="0" w:beforeAutospacing="0" w:lineRule="auto"/>
        <w:ind w:left="720" w:hanging="360"/>
        <w:rPr>
          <w:u w:val="none"/>
        </w:rPr>
      </w:pPr>
      <w:r w:rsidDel="00000000" w:rsidR="00000000" w:rsidRPr="00000000">
        <w:rPr>
          <w:rtl w:val="0"/>
        </w:rPr>
        <w:t xml:space="preserve">Third-Party </w:t>
      </w:r>
      <w:commentRangeStart w:id="8"/>
      <w:r w:rsidDel="00000000" w:rsidR="00000000" w:rsidRPr="00000000">
        <w:rPr>
          <w:b w:val="1"/>
          <w:bCs w:val="1"/>
          <w:rtl w:val="0"/>
        </w:rPr>
        <w:t xml:space="preserve">Organization</w:t>
      </w:r>
      <w:commentRangeEnd w:id="8"/>
      <w:r w:rsidDel="00000000" w:rsidR="00000000" w:rsidRPr="00000000">
        <w:commentReference w:id="8"/>
      </w:r>
      <w:r w:rsidDel="00000000" w:rsidR="00000000" w:rsidRPr="00000000">
        <w:rPr>
          <w:b w:val="1"/>
          <w:bCs w:val="1"/>
          <w:rtl w:val="0"/>
        </w:rPr>
        <w:t xml:space="preserve"> </w:t>
      </w:r>
    </w:p>
    <w:p w:rsidR="00000000" w:rsidDel="00000000" w:rsidP="00000000" w:rsidRDefault="00000000" w:rsidRPr="00000000" w14:paraId="000000F2">
      <w:pPr>
        <w:spacing w:after="240" w:before="240" w:lineRule="auto"/>
        <w:ind w:left="720" w:firstLine="0"/>
        <w:rPr/>
      </w:pPr>
      <w:r w:rsidDel="00000000" w:rsidR="00000000" w:rsidRPr="00000000">
        <w:rPr>
          <w:rtl w:val="0"/>
        </w:rPr>
        <w:t xml:space="preserve">manage global regulatory coordination and international partnerships.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Here is the revised workflow for the system, with roles assigned to each step based on the descriptions provided:</w:t>
        </w:r>
      </w:ins>
    </w:p>
    <w:p w:rsidR="00000000" w:rsidDel="00000000" w:rsidP="00000000" w:rsidRDefault="00000000" w:rsidRPr="00000000" w14:paraId="000000F5">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6">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7">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8">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1: Donor Registration &amp; Verification</w:t>
        </w:r>
      </w:ins>
    </w:p>
    <w:p w:rsidR="00000000" w:rsidDel="00000000" w:rsidP="00000000" w:rsidRDefault="00000000" w:rsidRPr="00000000" w14:paraId="000000F9">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A">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Donor visits OrganLink Heroes website/app and clicks "Register as Donor"</w:t>
          <w:br w:type="textWrapping"/>
          <w:t xml:space="preserve">    </w:t>
          <w:tab/>
          <w:t xml:space="preserve">* Role: Donor</w:t>
          <w:br w:type="textWrapping"/>
          <w:t xml:space="preserve">    * Step 2: Donor selects donation type: Living donation (kidney, partial liver) Post-mortem donation (all organs)</w:t>
          <w:br w:type="textWrapping"/>
          <w:t xml:space="preserve">    </w:t>
          <w:tab/>
          <w:t xml:space="preserve">* Role: Donor</w:t>
          <w:br w:type="textWrapping"/>
          <w:t xml:space="preserve">    * Step 3: Donor fills out registration form: Personal information (name, DOB, contact), Medical history</w:t>
          <w:br w:type="textWrapping"/>
          <w:t xml:space="preserve">  </w:t>
          <w:tab/>
          <w:t xml:space="preserve">questionnaire, Blood type and basic health metrics, Consent acknowledgment and digital signature</w:t>
          <w:br w:type="textWrapping"/>
          <w:t xml:space="preserve">    </w:t>
          <w:tab/>
          <w:t xml:space="preserve">* Role: Donor</w:t>
          <w:br w:type="textWrapping"/>
          <w:t xml:space="preserve">    * Step 4: Donor uploads required documents: Government-issued ID, Medical records or recent health checkup, Consent</w:t>
          <w:br w:type="textWrapping"/>
          <w:t xml:space="preserve">  </w:t>
          <w:tab/>
          <w:t xml:space="preserve">form (notarized if required by jurisdiction)</w:t>
          <w:br w:type="textWrapping"/>
          <w:t xml:space="preserve">    </w:t>
          <w:tab/>
          <w:t xml:space="preserve">* Role: Donor</w:t>
          <w:br w:type="textWrapping"/>
          <w:t xml:space="preserve">    * Step 5: System sends verification request to registered medical institution</w:t>
          <w:br w:type="textWrapping"/>
          <w:t xml:space="preserve">    </w:t>
          <w:tab/>
          <w:t xml:space="preserve">* Role: System (AdminRole manages system operations)</w:t>
          <w:br w:type="textWrapping"/>
          <w:t xml:space="preserve">    * Step 6: Medical professional (Government Officer Role) reviews donor application: Validates medical suitability,</w:t>
          <w:br w:type="textWrapping"/>
          <w:t xml:space="preserve">  </w:t>
          <w:tab/>
          <w:t xml:space="preserve">Conducts video interview or in-person screening, Approves or requests additional testing</w:t>
          <w:br w:type="textWrapping"/>
          <w:t xml:space="preserve">    </w:t>
          <w:tab/>
          <w:t xml:space="preserve">* Role: Government Officer Role</w:t>
          <w:br w:type="textWrapping"/>
          <w:t xml:space="preserve">    * Step 7: Donor receives approval notification via email/SMS</w:t>
          <w:br w:type="textWrapping"/>
          <w:t xml:space="preserve">    </w:t>
          <w:tab/>
          <w:t xml:space="preserve">* Role: System (AdminRole manages system notifications)</w:t>
          <w:br w:type="textWrapping"/>
          <w:t xml:space="preserve">    * Step 8: Donor profile becomes active in matching database</w:t>
          <w:br w:type="textWrapping"/>
          <w:t xml:space="preserve">    </w:t>
          <w:tab/>
          <w:t xml:space="preserve">* Role: System (AdminRole manages system operations)</w:t>
        </w:r>
      </w:ins>
    </w:p>
    <w:p w:rsidR="00000000" w:rsidDel="00000000" w:rsidP="00000000" w:rsidRDefault="00000000" w:rsidRPr="00000000" w14:paraId="000000FB">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C">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D">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0FE">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2: Beneficiary (Patient) Registration</w:t>
        </w:r>
      </w:ins>
    </w:p>
    <w:p w:rsidR="00000000" w:rsidDel="00000000" w:rsidP="00000000" w:rsidRDefault="00000000" w:rsidRPr="00000000" w14:paraId="000000FF">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0">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Medical professional (Hospital Officer Role) logs into OrganLink Heroes with hospital credentials</w:t>
          <w:br w:type="textWrapping"/>
          <w:t xml:space="preserve">    </w:t>
          <w:tab/>
          <w:t xml:space="preserve">* Role: Hospital Officer Role</w:t>
          <w:br w:type="textWrapping"/>
          <w:t xml:space="preserve">    * Step 2: Medical professional (Hospital Officer Role) clicks "Add New Patient to Waiting List"</w:t>
          <w:br w:type="textWrapping"/>
          <w:t xml:space="preserve">    </w:t>
          <w:tab/>
          <w:t xml:space="preserve">* Role: Hospital Officer Role</w:t>
          <w:br w:type="textWrapping"/>
          <w:t xml:space="preserve">    * Step 3: Medical professional (Hospital Officer Role) fills out patient medical profile form: Anonymized patient ID,</w:t>
          <w:br w:type="textWrapping"/>
          <w:t xml:space="preserve">  </w:t>
          <w:tab/>
          <w:t xml:space="preserve">Required organ type, Blood type, tissue markers, antibody profile, Medical urgency level (critical, high, medium,</w:t>
          <w:br w:type="textWrapping"/>
          <w:t xml:space="preserve">  </w:t>
          <w:tab/>
          <w:t xml:space="preserve">standard), Contraindications and special requirements</w:t>
          <w:br w:type="textWrapping"/>
          <w:t xml:space="preserve">    </w:t>
          <w:tab/>
          <w:t xml:space="preserve">* Role: Hospital Officer Role</w:t>
          <w:br w:type="textWrapping"/>
          <w:t xml:space="preserve">    * Step 4: Medical professional (Hospital Officer Role) uploads supporting documents: Medical prescription from</w:t>
          <w:br w:type="textWrapping"/>
          <w:t xml:space="preserve">  </w:t>
          <w:tab/>
          <w:t xml:space="preserve">specialist, Diagnostic reports (imaging, lab results), Ethics committee approval (if required), Insurance/financial</w:t>
          <w:br w:type="textWrapping"/>
          <w:t xml:space="preserve">  </w:t>
          <w:tab/>
          <w:t xml:space="preserve">verification</w:t>
          <w:br w:type="textWrapping"/>
          <w:t xml:space="preserve">    </w:t>
          <w:tab/>
          <w:t xml:space="preserve">* Role: Hospital Officer Role</w:t>
          <w:br w:type="textWrapping"/>
          <w:t xml:space="preserve">    * Step 5: System performs automated validation: Checks for duplicate entries, Verifies hospital credentials, Confirms</w:t>
          <w:br w:type="textWrapping"/>
          <w:t xml:space="preserve">  </w:t>
          <w:tab/>
          <w:t xml:space="preserve">document completeness</w:t>
          <w:br w:type="textWrapping"/>
          <w:t xml:space="preserve">    </w:t>
          <w:tab/>
          <w:t xml:space="preserve">* Role: System (AdminRole manages system operations)</w:t>
          <w:br w:type="textWrapping"/>
          <w:t xml:space="preserve">    * Step 6: Request enters priority queue based on urgency algorithm</w:t>
          <w:br w:type="textWrapping"/>
          <w:t xml:space="preserve">    </w:t>
          <w:tab/>
          <w:t xml:space="preserve">* Role: System (AdminRole manages system operations)</w:t>
          <w:br w:type="textWrapping"/>
          <w:t xml:space="preserve">    * Step 7: Medical professional (Hospital Officer Role) and patient (Recipient Role) receive confirmation with:</w:t>
          <w:br w:type="textWrapping"/>
          <w:t xml:space="preserve">  </w:t>
          <w:tab/>
          <w:t xml:space="preserve">Request ID for tracking, Estimated wait time based on organ type, Dashboard access for status monitoring</w:t>
          <w:br w:type="textWrapping"/>
          <w:t xml:space="preserve">    </w:t>
          <w:tab/>
          <w:t xml:space="preserve">* Role: Hospital Officer Role, Recipient Role, System (AdminRole for notifications)</w:t>
        </w:r>
      </w:ins>
    </w:p>
    <w:p w:rsidR="00000000" w:rsidDel="00000000" w:rsidP="00000000" w:rsidRDefault="00000000" w:rsidRPr="00000000" w14:paraId="00000101">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2">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3">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4">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3: Organ Matching &amp; Allocation</w:t>
        </w:r>
      </w:ins>
    </w:p>
    <w:p w:rsidR="00000000" w:rsidDel="00000000" w:rsidP="00000000" w:rsidRDefault="00000000" w:rsidRPr="00000000" w14:paraId="00000105">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6">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System runs automated matching algorithm (every 6 hours or when new donor/beneficiary added): Searches</w:t>
          <w:br w:type="textWrapping"/>
          <w:t xml:space="preserve">  </w:t>
          <w:tab/>
          <w:t xml:space="preserve">compatible blood types, Analyzes tissue compatibility scores, Calculates geographic distance and transport time,</w:t>
          <w:br w:type="textWrapping"/>
          <w:t xml:space="preserve">  </w:t>
          <w:tab/>
          <w:t xml:space="preserve">Applies medical urgency weighting</w:t>
          <w:br w:type="textWrapping"/>
          <w:t xml:space="preserve">    </w:t>
          <w:tab/>
          <w:t xml:space="preserve">* Role: System (AdminRole manages system operations)</w:t>
          <w:br w:type="textWrapping"/>
          <w:t xml:space="preserve">    * Step 2: System generates ranked match list for each available organ</w:t>
          <w:br w:type="textWrapping"/>
          <w:t xml:space="preserve">    </w:t>
          <w:tab/>
          <w:t xml:space="preserve">* Role: System (AdminRole manages system operations)</w:t>
          <w:br w:type="textWrapping"/>
          <w:t xml:space="preserve">    * Step 3: Platform sends notification to top-ranked beneficiary's medical team: Match compatibility score, Donor</w:t>
          <w:br w:type="textWrapping"/>
          <w:t xml:space="preserve">  </w:t>
          <w:tab/>
          <w:t xml:space="preserve">general information (location, organ condition), Acceptance deadline (typically 2-4 hours)</w:t>
          <w:br w:type="textWrapping"/>
          <w:t xml:space="preserve">    </w:t>
          <w:tab/>
          <w:t xml:space="preserve">* Role: System (AdminRole for notifications), Transplant Coordinator Role (as recipient's medical team)</w:t>
          <w:br w:type="textWrapping"/>
          <w:t xml:space="preserve">    * Step 4: Transplant coordinator reviews match and clicks: "Accept Match" → proceeds to Step 5, "Decline Match" →</w:t>
          <w:br w:type="textWrapping"/>
          <w:t xml:space="preserve">  </w:t>
          <w:tab/>
          <w:t xml:space="preserve">organ offered to next on list, "Request More Info" → system facilitates Q&amp;A with donor hospital</w:t>
          <w:br w:type="textWrapping"/>
          <w:t xml:space="preserve">    </w:t>
          <w:tab/>
          <w:t xml:space="preserve">* Role: Transplant Coordinator Role</w:t>
          <w:br w:type="textWrapping"/>
          <w:t xml:space="preserve">    * Step 5: Both donor and recipient hospitals receive coordination dashboard access</w:t>
          <w:br w:type="textWrapping"/>
          <w:t xml:space="preserve">    </w:t>
          <w:tab/>
          <w:t xml:space="preserve">* Role: System (AdminRole for access management)</w:t>
          <w:br w:type="textWrapping"/>
          <w:t xml:space="preserve">    * Step 6: Platform schedules coordination video call between surgical teams</w:t>
          <w:br w:type="textWrapping"/>
          <w:t xml:space="preserve">    </w:t>
          <w:tab/>
          <w:t xml:space="preserve">* Role: System (AdminRole for scheduling), Case Manager Role (coordinates workflow)</w:t>
        </w:r>
      </w:ins>
    </w:p>
    <w:p w:rsidR="00000000" w:rsidDel="00000000" w:rsidP="00000000" w:rsidRDefault="00000000" w:rsidRPr="00000000" w14:paraId="00000107">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8">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9">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A">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4: Pre-Surgery Coordination</w:t>
        </w:r>
      </w:ins>
    </w:p>
    <w:p w:rsidR="00000000" w:rsidDel="00000000" w:rsidP="00000000" w:rsidRDefault="00000000" w:rsidRPr="00000000" w14:paraId="0000010B">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C">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Donor hospital coordinator (Case Manager Role) logs in and updates donor status: Final medical clearance</w:t>
          <w:br w:type="textWrapping"/>
          <w:t xml:space="preserve">  </w:t>
          <w:tab/>
          <w:t xml:space="preserve">confirmation, Surgical team assignment, Proposed retrieval date/time</w:t>
          <w:br w:type="textWrapping"/>
          <w:t xml:space="preserve">    </w:t>
          <w:tab/>
          <w:t xml:space="preserve">* Role: Case Manager Role</w:t>
          <w:br w:type="textWrapping"/>
          <w:t xml:space="preserve">    * Step 2: Recipient hospital coordinator (Case Manager Role) confirms: Recipient preparation status, Surgical team</w:t>
          <w:br w:type="textWrapping"/>
          <w:t xml:space="preserve">  </w:t>
          <w:tab/>
          <w:t xml:space="preserve">availability, Post-op ICU bed reservation</w:t>
          <w:br w:type="textWrapping"/>
          <w:t xml:space="preserve">    </w:t>
          <w:tab/>
          <w:t xml:space="preserve">* Role: Case Manager Role</w:t>
          <w:br w:type="textWrapping"/>
          <w:t xml:space="preserve">    * Step 3: OrganLink Heroes logistics module activates: Platform displays transport options (air ambulance, commercial</w:t>
          <w:br w:type="textWrapping"/>
          <w:t xml:space="preserve">  </w:t>
          <w:tab/>
          <w:t xml:space="preserve">medical courier), Coordinator selects preferred option, System calculates preservation time window</w:t>
          <w:br w:type="textWrapping"/>
          <w:t xml:space="preserve">    </w:t>
          <w:tab/>
          <w:t xml:space="preserve">* Role: Logistics Officer Role, System (AdminRole for module activation and calculations)</w:t>
          <w:br w:type="textWrapping"/>
          <w:t xml:space="preserve">    * Step 4: Both hospitals digitally sign surgical coordination agreement: Synchronized surgery timing, Organ quality</w:t>
          <w:br w:type="textWrapping"/>
          <w:t xml:space="preserve">  </w:t>
          <w:tab/>
          <w:t xml:space="preserve">standards, Communication protocols, Emergency contingencies</w:t>
          <w:br w:type="textWrapping"/>
          <w:t xml:space="preserve">    </w:t>
          <w:tab/>
          <w:t xml:space="preserve">* Role: Hospital Officer Role (on behalf of hospitals), System (AdminRole for digital signing)</w:t>
          <w:br w:type="textWrapping"/>
          <w:t xml:space="preserve">    * Step 5: Platform generates surgical checklist for both teams with countdown timer</w:t>
          <w:br w:type="textWrapping"/>
          <w:t xml:space="preserve">    </w:t>
          <w:tab/>
          <w:t xml:space="preserve">* Role: System (AdminRole for generation)</w:t>
          <w:br w:type="textWrapping"/>
          <w:t xml:space="preserve">    * Step 6: 24 hours before surgery: automated reminders sent to all stakeholders</w:t>
          <w:br w:type="textWrapping"/>
          <w:t xml:space="preserve">    </w:t>
          <w:tab/>
          <w:t xml:space="preserve">* Role: System (AdminRole for automated reminders)</w:t>
        </w:r>
      </w:ins>
    </w:p>
    <w:p w:rsidR="00000000" w:rsidDel="00000000" w:rsidP="00000000" w:rsidRDefault="00000000" w:rsidRPr="00000000" w14:paraId="0000010D">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E">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0F">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0">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5: Organ Retrieval &amp; Transport</w:t>
        </w:r>
      </w:ins>
    </w:p>
    <w:p w:rsidR="00000000" w:rsidDel="00000000" w:rsidP="00000000" w:rsidRDefault="00000000" w:rsidRPr="00000000" w14:paraId="00000111">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2">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Donor surgical team begins retrieval procedure</w:t>
          <w:br w:type="textWrapping"/>
          <w:t xml:space="preserve">    </w:t>
          <w:tab/>
          <w:t xml:space="preserve">* Role: Doctor Role (as part of surgical team)</w:t>
          <w:br w:type="textWrapping"/>
          <w:t xml:space="preserve">    * Step 2: Surgeon (Doctor Role) updates platform status: "Retrieval Started"</w:t>
          <w:br w:type="textWrapping"/>
          <w:t xml:space="preserve">    </w:t>
          <w:tab/>
          <w:t xml:space="preserve">* Role: Doctor Role</w:t>
          <w:br w:type="textWrapping"/>
          <w:t xml:space="preserve">    * Step 3: Upon successful retrieval, surgeon (Doctor Role): Uploads organ quality assessment form, Takes standardized</w:t>
          <w:br w:type="textWrapping"/>
          <w:t xml:space="preserve">  </w:t>
          <w:tab/>
          <w:t xml:space="preserve">photos (if protocol requires), Updates status to "Organ Retrieved - Ready for Transport"</w:t>
          <w:br w:type="textWrapping"/>
          <w:t xml:space="preserve">    </w:t>
          <w:tab/>
          <w:t xml:space="preserve">* Role: Doctor Role</w:t>
          <w:br w:type="textWrapping"/>
          <w:t xml:space="preserve">    * Step 4: Organ placed in preservation container with IoT sensor: Temperature monitoring activated, GPS tracking</w:t>
          <w:br w:type="textWrapping"/>
          <w:t xml:space="preserve">  </w:t>
          <w:tab/>
          <w:t xml:space="preserve">enabled, Platform receives real-time telemetry</w:t>
          <w:br w:type="textWrapping"/>
          <w:t xml:space="preserve">    </w:t>
          <w:tab/>
          <w:t xml:space="preserve">* Role: Logistics Officer Role (for placement), System (AdminRole for telemetry)</w:t>
          <w:br w:type="textWrapping"/>
          <w:t xml:space="preserve">    * Step 5: Transport courier scans QR code on container: Chain of custody recorded on blockchain, Recipient hospital</w:t>
          <w:br w:type="textWrapping"/>
          <w:t xml:space="preserve">  </w:t>
          <w:tab/>
          <w:t xml:space="preserve">receives "In Transit" notification</w:t>
          <w:br w:type="textWrapping"/>
          <w:t xml:space="preserve">    </w:t>
          <w:tab/>
          <w:t xml:space="preserve">* Role: Logistics Officer Role (courier), System (AdminRole for recording and notifications)</w:t>
          <w:br w:type="textWrapping"/>
          <w:t xml:space="preserve">    * Step 6: Real-time tracking dashboard shows: Current GPS location on map, Temperature and preservation condition,</w:t>
          <w:br w:type="textWrapping"/>
          <w:t xml:space="preserve">  </w:t>
          <w:tab/>
          <w:t xml:space="preserve">Estimated arrival time, Alert system for any deviations</w:t>
          <w:br w:type="textWrapping"/>
          <w:t xml:space="preserve">    </w:t>
          <w:tab/>
          <w:t xml:space="preserve">* Role: System (AdminRole for dashboard and alerts), Logistics Officer Role (monitors)</w:t>
          <w:br w:type="textWrapping"/>
          <w:t xml:space="preserve">    * Step 7: Upon arrival at recipient hospital: Receiving staff scans QR code, Platform logs "Organ Delivered",</w:t>
          <w:br w:type="textWrapping"/>
          <w:t xml:space="preserve">  </w:t>
          <w:tab/>
          <w:t xml:space="preserve">Recipient surgical team confirms organ condition</w:t>
          <w:br w:type="textWrapping"/>
          <w:t xml:space="preserve">    </w:t>
          <w:tab/>
          <w:t xml:space="preserve">* Role: Hospital Officer Role (receiving staff), System (AdminRole for logging), Doctor Role (confirms condition)</w:t>
        </w:r>
      </w:ins>
    </w:p>
    <w:p w:rsidR="00000000" w:rsidDel="00000000" w:rsidP="00000000" w:rsidRDefault="00000000" w:rsidRPr="00000000" w14:paraId="00000113">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4">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5">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6">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6: Transplant Surgery &amp; Post-Op Reporting</w:t>
        </w:r>
      </w:ins>
    </w:p>
    <w:p w:rsidR="00000000" w:rsidDel="00000000" w:rsidP="00000000" w:rsidRDefault="00000000" w:rsidRPr="00000000" w14:paraId="00000117">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8">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Recipient surgeon (Doctor Role) updates platform: "Surgery Commenced"</w:t>
          <w:br w:type="textWrapping"/>
          <w:t xml:space="preserve">    </w:t>
          <w:tab/>
          <w:t xml:space="preserve">* Role: Doctor Role</w:t>
          <w:br w:type="textWrapping"/>
          <w:t xml:space="preserve">    * Step 2: Post-surgery, surgeon (Doctor Role) fills out immediate outcome form: Surgery completion status, Initial</w:t>
          <w:br w:type="textWrapping"/>
          <w:t xml:space="preserve">  </w:t>
          <w:tab/>
          <w:t xml:space="preserve">organ function assessment, Any complications noted</w:t>
          <w:br w:type="textWrapping"/>
          <w:t xml:space="preserve">    </w:t>
          <w:tab/>
          <w:t xml:space="preserve">* Role: Doctor Role</w:t>
          <w:br w:type="textWrapping"/>
          <w:t xml:space="preserve">    * Step 3: Platform sends automated follow-up reminders: 24-hour post-op update, 7-day status report, 30-day outcome</w:t>
          <w:br w:type="textWrapping"/>
          <w:t xml:space="preserve">  </w:t>
          <w:tab/>
          <w:t xml:space="preserve">assessment, 90-day survival and quality metrics</w:t>
          <w:br w:type="textWrapping"/>
          <w:t xml:space="preserve">    </w:t>
          <w:tab/>
          <w:t xml:space="preserve">* Role: System (AdminRole for reminders)</w:t>
          <w:br w:type="textWrapping"/>
          <w:t xml:space="preserve">    * Step 4: Medical professional (Doctor Role or Case Manager Role) completes each follow-up form: Patient recovery</w:t>
          <w:br w:type="textWrapping"/>
          <w:t xml:space="preserve">  </w:t>
          <w:tab/>
          <w:t xml:space="preserve">status, Organ function indicators, Rejection episodes (if any), Overall success rating</w:t>
          <w:br w:type="textWrapping"/>
          <w:t xml:space="preserve">    </w:t>
          <w:tab/>
          <w:t xml:space="preserve">* Role: Doctor Role, Case Manager Role</w:t>
          <w:br w:type="textWrapping"/>
          <w:t xml:space="preserve">    * Step 5: Data automatically feeds into: System analytics dashboard, Quality improvement metrics, Regulatory</w:t>
          <w:br w:type="textWrapping"/>
          <w:t xml:space="preserve">  </w:t>
          <w:tab/>
          <w:t xml:space="preserve">compliance reports, Anonymous research database (with consent)</w:t>
          <w:br w:type="textWrapping"/>
          <w:t xml:space="preserve">    </w:t>
          <w:tab/>
          <w:t xml:space="preserve">* Role: System (AdminRole for data processing and reporting)</w:t>
        </w:r>
      </w:ins>
    </w:p>
    <w:p w:rsidR="00000000" w:rsidDel="00000000" w:rsidP="00000000" w:rsidRDefault="00000000" w:rsidRPr="00000000" w14:paraId="00000119">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A">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B">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C">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Workflow 7: Emergency Escalation Protocol</w:t>
        </w:r>
      </w:ins>
    </w:p>
    <w:p w:rsidR="00000000" w:rsidDel="00000000" w:rsidP="00000000" w:rsidRDefault="00000000" w:rsidRPr="00000000" w14:paraId="0000011D">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w:t>
        </w:r>
      </w:ins>
    </w:p>
    <w:p w:rsidR="00000000" w:rsidDel="00000000" w:rsidP="00000000" w:rsidRDefault="00000000" w:rsidRPr="00000000" w14:paraId="0000011E">
      <w:pPr>
        <w:spacing w:after="240" w:before="240" w:lineRule="auto"/>
        <w:rPr>
          <w:ins w:author="Rex Huang" w:id="14" w:date="2025-12-01T01:24:16Z"/>
          <w:rPrChange w:author="Rex Huang" w:id="15" w:date="2025-12-01T01:24:16Z">
            <w:rPr/>
          </w:rPrChange>
        </w:rPr>
      </w:pPr>
      <w:ins w:author="Rex Huang" w:id="14" w:date="2025-12-01T01:24:16Z">
        <w:r w:rsidDel="00000000" w:rsidR="00000000" w:rsidRPr="00000000">
          <w:rPr>
            <w:rtl w:val="0"/>
            <w:rPrChange w:author="Rex Huang" w:id="15" w:date="2025-12-01T01:24:16Z">
              <w:rPr/>
            </w:rPrChange>
          </w:rPr>
          <w:t xml:space="preserve">   * Step 1: Issue detected (e.g., transport delay, organ quality concern, recipient complication)</w:t>
          <w:br w:type="textWrapping"/>
          <w:t xml:space="preserve">    </w:t>
          <w:tab/>
          <w:t xml:space="preserve">* Role: Any involved role (e.g., Logistics Officer Role, Doctor Role, Case Manager Role)</w:t>
          <w:br w:type="textWrapping"/>
          <w:t xml:space="preserve">    * Step 2: Staff member clicks "Emergency Alert" button in platform</w:t>
          <w:br w:type="textWrapping"/>
          <w:t xml:space="preserve">    </w:t>
          <w:tab/>
          <w:t xml:space="preserve">* Role: Any involved role</w:t>
          <w:br w:type="textWrapping"/>
          <w:t xml:space="preserve">    * Step 3: Automated system: Sends push notifications to all stakeholders, Escalates to OrganLink Heroes emergency</w:t>
          <w:br w:type="textWrapping"/>
          <w:t xml:space="preserve">  </w:t>
          <w:tab/>
          <w:t xml:space="preserve">coordinator, Opens dedicated crisis communication channel</w:t>
          <w:br w:type="textWrapping"/>
          <w:t xml:space="preserve">    </w:t>
          <w:tab/>
          <w:t xml:space="preserve">* Role: System (AdminRole for alerts and communication)</w:t>
          <w:br w:type="textWrapping"/>
          <w:t xml:space="preserve">    * Step 4: Emergency coordinator (Case Manager Role or AdminRole) initiates video conference with both hospitals</w:t>
          <w:br w:type="textWrapping"/>
          <w:t xml:space="preserve">    </w:t>
          <w:tab/>
          <w:t xml:space="preserve">* Role: Case Manager Role, AdminRole</w:t>
          <w:br w:type="textWrapping"/>
          <w:t xml:space="preserve">    * Step 5: Team decides contingency action: Redirect organ to alternate recipient, Arrange emergency transport, Abort</w:t>
          <w:br w:type="textWrapping"/>
          <w:t xml:space="preserve">  </w:t>
          <w:tab/>
          <w:t xml:space="preserve">procedure with documentation</w:t>
          <w:br w:type="textWrapping"/>
          <w:t xml:space="preserve">    </w:t>
          <w:tab/>
          <w:t xml:space="preserve">* Role: Doctor Role, Case Manager Role, Logistics Officer Role, Hospital Officer Role</w:t>
          <w:br w:type="textWrapping"/>
          <w:t xml:space="preserve">    * Step 6: All decisions logged with timestamps for audit trail</w:t>
          <w:br w:type="textWrapping"/>
          <w:t xml:space="preserve">    </w:t>
          <w:tab/>
          <w:t xml:space="preserve">* Role: System (AdminRole for logging)</w:t>
          <w:br w:type="textWrapping"/>
          <w:t xml:space="preserve">    * Step 7: Post-incident review form completed within 48 hour</w:t>
          <w:br w:type="textWrapping"/>
          <w:t xml:space="preserve">    </w:t>
          <w:tab/>
          <w:t xml:space="preserve">* Role: Case Manager Role, Hospital Officer Role, AdminRole</w:t>
        </w:r>
      </w:ins>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丘宛玉" w:id="7" w:date="2025-11-21T04:19:55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research)</w:t>
      </w:r>
    </w:p>
  </w:comment>
  <w:comment w:author="丘宛玉" w:id="8" w:date="2025-11-21T04:19:55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research)</w:t>
      </w:r>
    </w:p>
  </w:comment>
  <w:comment w:author="丘宛玉" w:id="3" w:date="2025-11-21T02:42:43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2 more) separate function into different organization</w:t>
      </w:r>
    </w:p>
  </w:comment>
  <w:comment w:author="丘宛玉" w:id="1" w:date="2025-11-21T02:52:07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administrator system-WHO , Red Cross, coordinate all Enterprise, make clear, combine headquarter )</w:t>
      </w:r>
    </w:p>
  </w:comment>
  <w:comment w:author="丘宛玉" w:id="2" w:date="2025-11-21T01:53:49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one admin) donor, recipient -done</w:t>
      </w:r>
    </w:p>
  </w:comment>
  <w:comment w:author="丘宛玉" w:id="5" w:date="2025-11-21T04:10:2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Transplant Clinic Organization : donate manage, receipt, search service</w:t>
      </w:r>
    </w:p>
  </w:comment>
  <w:comment w:author="丘宛玉" w:id="0" w:date="2025-11-21T04:21:3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（test)</w:t>
      </w:r>
    </w:p>
  </w:comment>
  <w:comment w:author="丘宛玉" w:id="6" w:date="2025-11-21T04:19:1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(transportation, store receipt)</w:t>
      </w:r>
    </w:p>
  </w:comment>
  <w:comment w:author="丘宛玉" w:id="4" w:date="2025-11-21T04:01:4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trace,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